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8AA85B" w14:textId="60CA6875" w:rsidR="00B6717B" w:rsidRDefault="00B6717B" w:rsidP="001B7FE1">
      <w:pPr>
        <w:spacing w:after="0" w:line="240" w:lineRule="auto"/>
        <w:rPr>
          <w:rFonts w:asciiTheme="majorHAnsi" w:hAnsiTheme="majorHAnsi"/>
          <w:b/>
          <w:lang w:val="en-US"/>
        </w:rPr>
      </w:pPr>
      <w:r w:rsidRPr="00200DEF">
        <w:rPr>
          <w:rFonts w:asciiTheme="majorHAnsi" w:hAnsiTheme="majorHAnsi"/>
          <w:b/>
          <w:lang w:val="en-US"/>
        </w:rPr>
        <w:t xml:space="preserve">Software License Agreement to </w:t>
      </w:r>
      <w:r w:rsidR="006E3C1B" w:rsidRPr="00200DEF">
        <w:rPr>
          <w:rFonts w:asciiTheme="majorHAnsi" w:hAnsiTheme="majorHAnsi"/>
          <w:b/>
          <w:lang w:val="en-US"/>
        </w:rPr>
        <w:t xml:space="preserve">the </w:t>
      </w:r>
      <w:proofErr w:type="spellStart"/>
      <w:r w:rsidR="00531C17">
        <w:rPr>
          <w:rFonts w:asciiTheme="majorHAnsi" w:hAnsiTheme="majorHAnsi"/>
          <w:b/>
          <w:lang w:val="en-US"/>
        </w:rPr>
        <w:t>SmartDots</w:t>
      </w:r>
      <w:proofErr w:type="spellEnd"/>
      <w:r w:rsidR="00531C17">
        <w:rPr>
          <w:rFonts w:asciiTheme="majorHAnsi" w:hAnsiTheme="majorHAnsi"/>
          <w:b/>
          <w:lang w:val="en-US"/>
        </w:rPr>
        <w:t xml:space="preserve"> </w:t>
      </w:r>
      <w:r w:rsidR="006E3C1B" w:rsidRPr="00200DEF">
        <w:rPr>
          <w:rFonts w:asciiTheme="majorHAnsi" w:hAnsiTheme="majorHAnsi"/>
          <w:b/>
          <w:lang w:val="en-US"/>
        </w:rPr>
        <w:t>software</w:t>
      </w:r>
      <w:r w:rsidR="00A77C36">
        <w:rPr>
          <w:rFonts w:asciiTheme="majorHAnsi" w:hAnsiTheme="majorHAnsi"/>
          <w:b/>
          <w:lang w:val="en-US"/>
        </w:rPr>
        <w:t xml:space="preserve"> application</w:t>
      </w:r>
    </w:p>
    <w:p w14:paraId="21698EB7" w14:textId="77777777" w:rsidR="00200DEF" w:rsidRPr="00200DEF" w:rsidRDefault="00200DEF" w:rsidP="001B7FE1">
      <w:pPr>
        <w:spacing w:after="0" w:line="240" w:lineRule="auto"/>
        <w:rPr>
          <w:rFonts w:asciiTheme="majorHAnsi" w:hAnsiTheme="majorHAnsi"/>
          <w:b/>
          <w:lang w:val="en-US"/>
        </w:rPr>
      </w:pPr>
    </w:p>
    <w:p w14:paraId="6994CC48" w14:textId="77777777" w:rsidR="004E5C63" w:rsidRPr="00200DEF" w:rsidRDefault="004E5C63" w:rsidP="001B7FE1">
      <w:pPr>
        <w:spacing w:after="0" w:line="240" w:lineRule="auto"/>
        <w:rPr>
          <w:rFonts w:asciiTheme="majorHAnsi" w:hAnsiTheme="majorHAnsi"/>
          <w:lang w:val="en-GB"/>
        </w:rPr>
      </w:pPr>
      <w:r w:rsidRPr="00200DEF">
        <w:rPr>
          <w:rFonts w:asciiTheme="majorHAnsi" w:hAnsiTheme="majorHAnsi"/>
          <w:lang w:val="en-GB"/>
        </w:rPr>
        <w:t>Effective as of 1</w:t>
      </w:r>
      <w:r w:rsidRPr="00200DEF">
        <w:rPr>
          <w:rFonts w:asciiTheme="majorHAnsi" w:hAnsiTheme="majorHAnsi"/>
          <w:vertAlign w:val="superscript"/>
          <w:lang w:val="en-GB"/>
        </w:rPr>
        <w:t>st</w:t>
      </w:r>
      <w:r w:rsidRPr="00200DEF">
        <w:rPr>
          <w:rFonts w:asciiTheme="majorHAnsi" w:hAnsiTheme="majorHAnsi"/>
          <w:lang w:val="en-GB"/>
        </w:rPr>
        <w:t xml:space="preserve"> </w:t>
      </w:r>
      <w:r w:rsidRPr="00200DEF">
        <w:rPr>
          <w:rFonts w:asciiTheme="majorHAnsi" w:hAnsiTheme="majorHAnsi"/>
          <w:highlight w:val="yellow"/>
          <w:lang w:val="en-US"/>
        </w:rPr>
        <w:t>DATE</w:t>
      </w:r>
      <w:r w:rsidRPr="00200DEF">
        <w:rPr>
          <w:rFonts w:asciiTheme="majorHAnsi" w:hAnsiTheme="majorHAnsi"/>
          <w:lang w:val="en-GB"/>
        </w:rPr>
        <w:t xml:space="preserve"> (hereinafter referred to as the “Effective Date”) the following Software License Agreement (hereinafter the “</w:t>
      </w:r>
      <w:r w:rsidR="00FD79FE" w:rsidRPr="00200DEF">
        <w:rPr>
          <w:rFonts w:asciiTheme="majorHAnsi" w:hAnsiTheme="majorHAnsi"/>
          <w:lang w:val="en-GB"/>
        </w:rPr>
        <w:t xml:space="preserve">License </w:t>
      </w:r>
      <w:r w:rsidRPr="00200DEF">
        <w:rPr>
          <w:rFonts w:asciiTheme="majorHAnsi" w:hAnsiTheme="majorHAnsi"/>
          <w:lang w:val="en-GB"/>
        </w:rPr>
        <w:t>Agreement”) is entered into by and between</w:t>
      </w:r>
    </w:p>
    <w:p w14:paraId="0C6DE324" w14:textId="77777777" w:rsidR="0055664F" w:rsidRPr="00200DEF" w:rsidRDefault="0055664F" w:rsidP="001B7FE1">
      <w:pPr>
        <w:spacing w:after="0" w:line="240" w:lineRule="auto"/>
        <w:rPr>
          <w:rFonts w:asciiTheme="majorHAnsi" w:hAnsiTheme="majorHAnsi"/>
          <w:b/>
          <w:bCs/>
          <w:lang w:val="en-GB"/>
        </w:rPr>
      </w:pPr>
    </w:p>
    <w:p w14:paraId="6EAF8EA7" w14:textId="77777777" w:rsidR="006E3C1B" w:rsidRPr="00200DEF" w:rsidRDefault="004E5C63" w:rsidP="001B7FE1">
      <w:pPr>
        <w:spacing w:after="0" w:line="240" w:lineRule="auto"/>
        <w:rPr>
          <w:rFonts w:asciiTheme="majorHAnsi" w:hAnsiTheme="majorHAnsi"/>
          <w:b/>
          <w:bCs/>
          <w:lang w:val="en-GB"/>
        </w:rPr>
      </w:pPr>
      <w:r w:rsidRPr="00200DEF">
        <w:rPr>
          <w:rFonts w:asciiTheme="majorHAnsi" w:hAnsiTheme="majorHAnsi"/>
          <w:b/>
          <w:bCs/>
          <w:lang w:val="en-GB"/>
        </w:rPr>
        <w:tab/>
      </w:r>
    </w:p>
    <w:p w14:paraId="60008DCF" w14:textId="77777777" w:rsidR="00531C17" w:rsidRPr="00531C17" w:rsidRDefault="00531C17" w:rsidP="00531C17">
      <w:pPr>
        <w:spacing w:after="0" w:line="240" w:lineRule="auto"/>
        <w:rPr>
          <w:rFonts w:asciiTheme="majorHAnsi" w:hAnsiTheme="majorHAnsi"/>
          <w:b/>
          <w:lang w:val="en-US"/>
        </w:rPr>
      </w:pPr>
      <w:r>
        <w:rPr>
          <w:rFonts w:asciiTheme="majorHAnsi" w:hAnsiTheme="majorHAnsi"/>
          <w:b/>
          <w:lang w:val="en-US"/>
        </w:rPr>
        <w:t>ILVO</w:t>
      </w:r>
    </w:p>
    <w:p w14:paraId="104D22D5" w14:textId="77777777" w:rsidR="00FD79FE" w:rsidRDefault="00531C17" w:rsidP="00531C17">
      <w:pPr>
        <w:spacing w:after="0" w:line="240" w:lineRule="auto"/>
        <w:rPr>
          <w:rFonts w:asciiTheme="majorHAnsi" w:hAnsiTheme="majorHAnsi"/>
          <w:lang w:val="en-GB"/>
        </w:rPr>
      </w:pPr>
      <w:r w:rsidRPr="00531C17">
        <w:rPr>
          <w:rFonts w:asciiTheme="majorHAnsi" w:hAnsiTheme="majorHAnsi"/>
          <w:lang w:val="en-GB"/>
        </w:rPr>
        <w:t xml:space="preserve">Research </w:t>
      </w:r>
      <w:r>
        <w:rPr>
          <w:rFonts w:asciiTheme="majorHAnsi" w:hAnsiTheme="majorHAnsi"/>
          <w:lang w:val="en-GB"/>
        </w:rPr>
        <w:t>Institute f</w:t>
      </w:r>
      <w:r w:rsidRPr="00531C17">
        <w:rPr>
          <w:rFonts w:asciiTheme="majorHAnsi" w:hAnsiTheme="majorHAnsi"/>
          <w:lang w:val="en-GB"/>
        </w:rPr>
        <w:t>or</w:t>
      </w:r>
      <w:r>
        <w:rPr>
          <w:rFonts w:asciiTheme="majorHAnsi" w:hAnsiTheme="majorHAnsi"/>
          <w:lang w:val="en-GB"/>
        </w:rPr>
        <w:t xml:space="preserve"> </w:t>
      </w:r>
      <w:r w:rsidRPr="00531C17">
        <w:rPr>
          <w:rFonts w:asciiTheme="majorHAnsi" w:hAnsiTheme="majorHAnsi"/>
          <w:lang w:val="en-GB"/>
        </w:rPr>
        <w:t>Agriculture, Fisheries</w:t>
      </w:r>
      <w:r>
        <w:rPr>
          <w:rFonts w:asciiTheme="majorHAnsi" w:hAnsiTheme="majorHAnsi"/>
          <w:lang w:val="en-GB"/>
        </w:rPr>
        <w:t xml:space="preserve"> </w:t>
      </w:r>
      <w:proofErr w:type="gramStart"/>
      <w:r w:rsidRPr="00531C17">
        <w:rPr>
          <w:rFonts w:asciiTheme="majorHAnsi" w:hAnsiTheme="majorHAnsi"/>
          <w:lang w:val="en-GB"/>
        </w:rPr>
        <w:t>And</w:t>
      </w:r>
      <w:proofErr w:type="gramEnd"/>
      <w:r w:rsidRPr="00531C17">
        <w:rPr>
          <w:rFonts w:asciiTheme="majorHAnsi" w:hAnsiTheme="majorHAnsi"/>
          <w:lang w:val="en-GB"/>
        </w:rPr>
        <w:t xml:space="preserve"> Food</w:t>
      </w:r>
    </w:p>
    <w:p w14:paraId="6827390A" w14:textId="77777777" w:rsidR="00F46B66" w:rsidRPr="00F46B66" w:rsidRDefault="00F46B66" w:rsidP="00F46B66">
      <w:pPr>
        <w:spacing w:after="0" w:line="240" w:lineRule="auto"/>
        <w:rPr>
          <w:rFonts w:asciiTheme="majorHAnsi" w:hAnsiTheme="majorHAnsi"/>
          <w:lang w:val="en-GB"/>
        </w:rPr>
      </w:pPr>
      <w:r w:rsidRPr="00F46B66">
        <w:rPr>
          <w:rFonts w:asciiTheme="majorHAnsi" w:hAnsiTheme="majorHAnsi"/>
          <w:lang w:val="en-GB"/>
        </w:rPr>
        <w:t>Animal Sciences Unit - Fisheries and Aquatic Production</w:t>
      </w:r>
    </w:p>
    <w:p w14:paraId="43C42C38" w14:textId="77777777" w:rsidR="00F46B66" w:rsidRPr="00F46B66" w:rsidRDefault="00F46B66" w:rsidP="00F46B66">
      <w:pPr>
        <w:spacing w:after="0" w:line="240" w:lineRule="auto"/>
        <w:rPr>
          <w:rFonts w:asciiTheme="majorHAnsi" w:hAnsiTheme="majorHAnsi"/>
          <w:lang w:val="en-GB"/>
        </w:rPr>
      </w:pPr>
      <w:proofErr w:type="spellStart"/>
      <w:r w:rsidRPr="00F46B66">
        <w:rPr>
          <w:rFonts w:asciiTheme="majorHAnsi" w:hAnsiTheme="majorHAnsi"/>
          <w:lang w:val="en-GB"/>
        </w:rPr>
        <w:t>Ankerstraat</w:t>
      </w:r>
      <w:proofErr w:type="spellEnd"/>
      <w:r w:rsidRPr="00F46B66">
        <w:rPr>
          <w:rFonts w:asciiTheme="majorHAnsi" w:hAnsiTheme="majorHAnsi"/>
          <w:lang w:val="en-GB"/>
        </w:rPr>
        <w:t xml:space="preserve"> 1 </w:t>
      </w:r>
    </w:p>
    <w:p w14:paraId="57E13649" w14:textId="77777777" w:rsidR="00F46B66" w:rsidRPr="00F46B66" w:rsidRDefault="00F46B66" w:rsidP="00F46B66">
      <w:pPr>
        <w:spacing w:after="0" w:line="240" w:lineRule="auto"/>
        <w:rPr>
          <w:rFonts w:asciiTheme="majorHAnsi" w:hAnsiTheme="majorHAnsi"/>
          <w:lang w:val="en-GB"/>
        </w:rPr>
      </w:pPr>
      <w:r w:rsidRPr="00F46B66">
        <w:rPr>
          <w:rFonts w:asciiTheme="majorHAnsi" w:hAnsiTheme="majorHAnsi"/>
          <w:lang w:val="en-GB"/>
        </w:rPr>
        <w:t xml:space="preserve">8400 Oostende </w:t>
      </w:r>
    </w:p>
    <w:p w14:paraId="7A3DF6AE" w14:textId="0B636C77" w:rsidR="00531C17" w:rsidRDefault="00F46B66" w:rsidP="00F46B66">
      <w:pPr>
        <w:spacing w:after="0" w:line="240" w:lineRule="auto"/>
        <w:rPr>
          <w:ins w:id="0" w:author="Wim Allegaert" w:date="2017-09-04T09:55:00Z"/>
          <w:rFonts w:asciiTheme="majorHAnsi" w:hAnsiTheme="majorHAnsi"/>
          <w:lang w:val="en-GB"/>
        </w:rPr>
      </w:pPr>
      <w:r w:rsidRPr="00F46B66">
        <w:rPr>
          <w:rFonts w:asciiTheme="majorHAnsi" w:hAnsiTheme="majorHAnsi"/>
          <w:lang w:val="en-GB"/>
        </w:rPr>
        <w:t>Belgium</w:t>
      </w:r>
    </w:p>
    <w:p w14:paraId="0044CC0E" w14:textId="77777777" w:rsidR="00F46B66" w:rsidRPr="00200DEF" w:rsidRDefault="00F46B66" w:rsidP="00F46B66">
      <w:pPr>
        <w:spacing w:after="0" w:line="240" w:lineRule="auto"/>
        <w:rPr>
          <w:rFonts w:asciiTheme="majorHAnsi" w:hAnsiTheme="majorHAnsi"/>
          <w:lang w:val="en-GB"/>
        </w:rPr>
      </w:pPr>
    </w:p>
    <w:p w14:paraId="362D5EFB" w14:textId="77777777" w:rsidR="004E5C63" w:rsidRPr="00200DEF" w:rsidRDefault="00531C17" w:rsidP="001B7FE1">
      <w:pPr>
        <w:spacing w:after="0" w:line="240" w:lineRule="auto"/>
        <w:rPr>
          <w:rFonts w:asciiTheme="majorHAnsi" w:hAnsiTheme="majorHAnsi"/>
          <w:lang w:val="en-GB"/>
        </w:rPr>
      </w:pPr>
      <w:r>
        <w:rPr>
          <w:rFonts w:asciiTheme="majorHAnsi" w:hAnsiTheme="majorHAnsi"/>
          <w:lang w:val="en-GB"/>
        </w:rPr>
        <w:t xml:space="preserve">(hereinafter referred to </w:t>
      </w:r>
      <w:proofErr w:type="gramStart"/>
      <w:r>
        <w:rPr>
          <w:rFonts w:asciiTheme="majorHAnsi" w:hAnsiTheme="majorHAnsi"/>
          <w:lang w:val="en-GB"/>
        </w:rPr>
        <w:t>as ”</w:t>
      </w:r>
      <w:proofErr w:type="gramEnd"/>
      <w:r>
        <w:rPr>
          <w:rFonts w:asciiTheme="majorHAnsi" w:hAnsiTheme="majorHAnsi"/>
          <w:lang w:val="en-GB"/>
        </w:rPr>
        <w:t>ILVO</w:t>
      </w:r>
      <w:r w:rsidR="004E5C63" w:rsidRPr="00200DEF">
        <w:rPr>
          <w:rFonts w:asciiTheme="majorHAnsi" w:hAnsiTheme="majorHAnsi"/>
          <w:lang w:val="en-GB"/>
        </w:rPr>
        <w:t>”)</w:t>
      </w:r>
    </w:p>
    <w:p w14:paraId="05A1A113" w14:textId="77777777" w:rsidR="006E3C1B" w:rsidRPr="00200DEF" w:rsidRDefault="006E3C1B" w:rsidP="001B7FE1">
      <w:pPr>
        <w:spacing w:after="0" w:line="240" w:lineRule="auto"/>
        <w:rPr>
          <w:rFonts w:asciiTheme="majorHAnsi" w:hAnsiTheme="majorHAnsi"/>
          <w:lang w:val="en-GB"/>
        </w:rPr>
      </w:pPr>
    </w:p>
    <w:p w14:paraId="24ACF9DF" w14:textId="77777777" w:rsidR="00B6717B" w:rsidRPr="00200DEF" w:rsidRDefault="00BF2FA3" w:rsidP="001B7FE1">
      <w:pPr>
        <w:spacing w:after="0" w:line="240" w:lineRule="auto"/>
        <w:rPr>
          <w:rFonts w:asciiTheme="majorHAnsi" w:hAnsiTheme="majorHAnsi"/>
          <w:lang w:val="en-GB"/>
        </w:rPr>
      </w:pPr>
      <w:proofErr w:type="gramStart"/>
      <w:r w:rsidRPr="00200DEF">
        <w:rPr>
          <w:rFonts w:asciiTheme="majorHAnsi" w:hAnsiTheme="majorHAnsi"/>
          <w:lang w:val="en-GB"/>
        </w:rPr>
        <w:t>a</w:t>
      </w:r>
      <w:r w:rsidR="006E3C1B" w:rsidRPr="00200DEF">
        <w:rPr>
          <w:rFonts w:asciiTheme="majorHAnsi" w:hAnsiTheme="majorHAnsi"/>
          <w:lang w:val="en-GB"/>
        </w:rPr>
        <w:t>nd</w:t>
      </w:r>
      <w:proofErr w:type="gramEnd"/>
    </w:p>
    <w:p w14:paraId="1AFA9AAF" w14:textId="77777777" w:rsidR="00BF2FA3" w:rsidRPr="00200DEF" w:rsidRDefault="00BF2FA3" w:rsidP="001B7FE1">
      <w:pPr>
        <w:spacing w:after="0" w:line="240" w:lineRule="auto"/>
        <w:rPr>
          <w:rFonts w:asciiTheme="majorHAnsi" w:hAnsiTheme="majorHAnsi"/>
          <w:lang w:val="en-GB"/>
        </w:rPr>
      </w:pPr>
    </w:p>
    <w:p w14:paraId="1B0CE7AB" w14:textId="77777777" w:rsidR="00BF2FA3" w:rsidRPr="00200DEF" w:rsidRDefault="00BF2FA3" w:rsidP="001B7FE1">
      <w:pPr>
        <w:spacing w:after="0" w:line="240" w:lineRule="auto"/>
        <w:rPr>
          <w:rFonts w:asciiTheme="majorHAnsi" w:hAnsiTheme="majorHAnsi"/>
          <w:lang w:val="en-US"/>
        </w:rPr>
      </w:pPr>
      <w:r w:rsidRPr="00200DEF">
        <w:rPr>
          <w:rStyle w:val="bodytextbold1"/>
          <w:rFonts w:asciiTheme="majorHAnsi" w:hAnsiTheme="majorHAnsi"/>
          <w:sz w:val="22"/>
          <w:szCs w:val="22"/>
          <w:lang w:val="en-US"/>
        </w:rPr>
        <w:t>International Council for the Exploration of the Sea (ICES</w:t>
      </w:r>
      <w:proofErr w:type="gramStart"/>
      <w:r w:rsidRPr="00200DEF">
        <w:rPr>
          <w:rStyle w:val="bodytextbold1"/>
          <w:rFonts w:asciiTheme="majorHAnsi" w:hAnsiTheme="majorHAnsi"/>
          <w:sz w:val="22"/>
          <w:szCs w:val="22"/>
          <w:lang w:val="en-US"/>
        </w:rPr>
        <w:t>)</w:t>
      </w:r>
      <w:proofErr w:type="gramEnd"/>
      <w:r w:rsidRPr="00200DEF">
        <w:rPr>
          <w:rFonts w:asciiTheme="majorHAnsi" w:hAnsiTheme="majorHAnsi"/>
          <w:lang w:val="en-US"/>
        </w:rPr>
        <w:br/>
        <w:t xml:space="preserve">H. C. </w:t>
      </w:r>
      <w:proofErr w:type="spellStart"/>
      <w:r w:rsidRPr="00200DEF">
        <w:rPr>
          <w:rFonts w:asciiTheme="majorHAnsi" w:hAnsiTheme="majorHAnsi"/>
          <w:lang w:val="en-US"/>
        </w:rPr>
        <w:t>Andersens</w:t>
      </w:r>
      <w:proofErr w:type="spellEnd"/>
      <w:r w:rsidRPr="00200DEF">
        <w:rPr>
          <w:rFonts w:asciiTheme="majorHAnsi" w:hAnsiTheme="majorHAnsi"/>
          <w:lang w:val="en-US"/>
        </w:rPr>
        <w:t xml:space="preserve"> Boulevard 44-46</w:t>
      </w:r>
      <w:r w:rsidRPr="00200DEF">
        <w:rPr>
          <w:rFonts w:asciiTheme="majorHAnsi" w:hAnsiTheme="majorHAnsi"/>
          <w:lang w:val="en-US"/>
        </w:rPr>
        <w:br/>
        <w:t xml:space="preserve">DK-1553 </w:t>
      </w:r>
      <w:r w:rsidRPr="00200DEF">
        <w:rPr>
          <w:rFonts w:asciiTheme="majorHAnsi" w:hAnsiTheme="majorHAnsi"/>
          <w:lang w:val="en-US"/>
        </w:rPr>
        <w:br/>
        <w:t>Copenhagen V</w:t>
      </w:r>
      <w:r w:rsidRPr="00200DEF">
        <w:rPr>
          <w:rFonts w:asciiTheme="majorHAnsi" w:hAnsiTheme="majorHAnsi"/>
          <w:lang w:val="en-US"/>
        </w:rPr>
        <w:br/>
        <w:t>Denmark</w:t>
      </w:r>
    </w:p>
    <w:p w14:paraId="59205885" w14:textId="77777777" w:rsidR="00FD79FE" w:rsidRPr="00200DEF" w:rsidRDefault="00FD79FE" w:rsidP="001B7FE1">
      <w:pPr>
        <w:spacing w:after="0" w:line="240" w:lineRule="auto"/>
        <w:rPr>
          <w:rFonts w:asciiTheme="majorHAnsi" w:hAnsiTheme="majorHAnsi"/>
          <w:lang w:val="en-US"/>
        </w:rPr>
      </w:pPr>
    </w:p>
    <w:p w14:paraId="48F0D882" w14:textId="77777777" w:rsidR="00BF2FA3" w:rsidRPr="00200DEF" w:rsidRDefault="00BF2FA3" w:rsidP="001B7FE1">
      <w:pPr>
        <w:spacing w:after="0" w:line="240" w:lineRule="auto"/>
        <w:rPr>
          <w:rFonts w:asciiTheme="majorHAnsi" w:hAnsiTheme="majorHAnsi"/>
          <w:lang w:val="en-US"/>
        </w:rPr>
      </w:pPr>
      <w:r w:rsidRPr="00200DEF">
        <w:rPr>
          <w:rFonts w:asciiTheme="majorHAnsi" w:hAnsiTheme="majorHAnsi"/>
          <w:lang w:val="en-US"/>
        </w:rPr>
        <w:t>(</w:t>
      </w:r>
      <w:proofErr w:type="gramStart"/>
      <w:r w:rsidRPr="00200DEF">
        <w:rPr>
          <w:rFonts w:asciiTheme="majorHAnsi" w:hAnsiTheme="majorHAnsi"/>
          <w:lang w:val="en-US"/>
        </w:rPr>
        <w:t>hereinafter</w:t>
      </w:r>
      <w:proofErr w:type="gramEnd"/>
      <w:r w:rsidRPr="00200DEF">
        <w:rPr>
          <w:rFonts w:asciiTheme="majorHAnsi" w:hAnsiTheme="majorHAnsi"/>
          <w:lang w:val="en-US"/>
        </w:rPr>
        <w:t xml:space="preserve"> referred to as “ICES”</w:t>
      </w:r>
      <w:r w:rsidR="00FD79FE" w:rsidRPr="00200DEF">
        <w:rPr>
          <w:rFonts w:asciiTheme="majorHAnsi" w:hAnsiTheme="majorHAnsi"/>
          <w:lang w:val="en-US"/>
        </w:rPr>
        <w:t>)</w:t>
      </w:r>
    </w:p>
    <w:p w14:paraId="5AAEC62C" w14:textId="77777777" w:rsidR="00BF2FA3" w:rsidRPr="00200DEF" w:rsidRDefault="00BF2FA3" w:rsidP="001B7FE1">
      <w:pPr>
        <w:spacing w:after="0" w:line="240" w:lineRule="auto"/>
        <w:rPr>
          <w:rFonts w:asciiTheme="majorHAnsi" w:hAnsiTheme="majorHAnsi"/>
          <w:lang w:val="en-GB"/>
        </w:rPr>
      </w:pPr>
    </w:p>
    <w:p w14:paraId="7DF562BE" w14:textId="77777777" w:rsidR="0055664F" w:rsidRPr="00200DEF" w:rsidRDefault="0055664F" w:rsidP="001B7FE1">
      <w:pPr>
        <w:spacing w:after="0" w:line="240" w:lineRule="auto"/>
        <w:rPr>
          <w:rFonts w:asciiTheme="majorHAnsi" w:hAnsiTheme="majorHAnsi"/>
          <w:lang w:val="en-GB"/>
        </w:rPr>
      </w:pPr>
    </w:p>
    <w:p w14:paraId="49DA0E48" w14:textId="49F9271A" w:rsidR="006E3C1B" w:rsidRPr="00200DEF" w:rsidRDefault="00BF2FA3" w:rsidP="001B7FE1">
      <w:pPr>
        <w:spacing w:after="0" w:line="240" w:lineRule="auto"/>
        <w:rPr>
          <w:rFonts w:asciiTheme="majorHAnsi" w:hAnsiTheme="majorHAnsi"/>
          <w:lang w:val="en-US"/>
        </w:rPr>
      </w:pPr>
      <w:proofErr w:type="gramStart"/>
      <w:r w:rsidRPr="00200DEF">
        <w:rPr>
          <w:rFonts w:asciiTheme="majorHAnsi" w:hAnsiTheme="majorHAnsi"/>
          <w:lang w:val="en-US"/>
        </w:rPr>
        <w:t>regarding</w:t>
      </w:r>
      <w:proofErr w:type="gramEnd"/>
      <w:r w:rsidRPr="00200DEF">
        <w:rPr>
          <w:rFonts w:asciiTheme="majorHAnsi" w:hAnsiTheme="majorHAnsi"/>
          <w:lang w:val="en-US"/>
        </w:rPr>
        <w:t xml:space="preserve"> the granting of a license from </w:t>
      </w:r>
      <w:r w:rsidR="00DD01EC">
        <w:rPr>
          <w:rFonts w:asciiTheme="majorHAnsi" w:hAnsiTheme="majorHAnsi"/>
          <w:lang w:val="en-US"/>
        </w:rPr>
        <w:t>ILVO</w:t>
      </w:r>
      <w:r w:rsidRPr="00200DEF">
        <w:rPr>
          <w:rFonts w:asciiTheme="majorHAnsi" w:hAnsiTheme="majorHAnsi"/>
          <w:lang w:val="en-US"/>
        </w:rPr>
        <w:t xml:space="preserve"> to ICES of the </w:t>
      </w:r>
      <w:proofErr w:type="spellStart"/>
      <w:r w:rsidR="00DD01EC">
        <w:rPr>
          <w:rFonts w:asciiTheme="majorHAnsi" w:hAnsiTheme="majorHAnsi"/>
          <w:lang w:val="en-US"/>
        </w:rPr>
        <w:t>SmartDots</w:t>
      </w:r>
      <w:proofErr w:type="spellEnd"/>
      <w:r w:rsidRPr="00200DEF">
        <w:rPr>
          <w:rFonts w:asciiTheme="majorHAnsi" w:hAnsiTheme="majorHAnsi"/>
          <w:lang w:val="en-US"/>
        </w:rPr>
        <w:t xml:space="preserve"> software</w:t>
      </w:r>
      <w:r w:rsidR="00DD01EC">
        <w:rPr>
          <w:rFonts w:asciiTheme="majorHAnsi" w:hAnsiTheme="majorHAnsi"/>
          <w:lang w:val="en-US"/>
        </w:rPr>
        <w:t xml:space="preserve"> </w:t>
      </w:r>
      <w:r w:rsidR="00513FFC">
        <w:rPr>
          <w:rFonts w:asciiTheme="majorHAnsi" w:hAnsiTheme="majorHAnsi"/>
          <w:lang w:val="en-US"/>
        </w:rPr>
        <w:t>application</w:t>
      </w:r>
      <w:r w:rsidRPr="00200DEF">
        <w:rPr>
          <w:rFonts w:asciiTheme="majorHAnsi" w:hAnsiTheme="majorHAnsi"/>
          <w:lang w:val="en-US"/>
        </w:rPr>
        <w:t>.</w:t>
      </w:r>
    </w:p>
    <w:p w14:paraId="4D62B25A" w14:textId="77777777" w:rsidR="0055664F" w:rsidRPr="00200DEF" w:rsidRDefault="0055664F" w:rsidP="001B7FE1">
      <w:pPr>
        <w:spacing w:after="0" w:line="240" w:lineRule="auto"/>
        <w:ind w:left="852" w:hanging="852"/>
        <w:rPr>
          <w:rFonts w:asciiTheme="majorHAnsi" w:hAnsiTheme="majorHAnsi"/>
          <w:b/>
          <w:bCs/>
          <w:color w:val="000000"/>
          <w:lang w:val="en-GB"/>
        </w:rPr>
      </w:pPr>
    </w:p>
    <w:p w14:paraId="5E610A80" w14:textId="77777777" w:rsidR="00CA15A5" w:rsidRDefault="00CA15A5" w:rsidP="00200DEF">
      <w:pPr>
        <w:spacing w:after="0" w:line="240" w:lineRule="auto"/>
        <w:ind w:left="1304" w:hanging="1304"/>
        <w:rPr>
          <w:rFonts w:asciiTheme="majorHAnsi" w:hAnsiTheme="majorHAnsi"/>
          <w:lang w:val="en-GB"/>
        </w:rPr>
      </w:pPr>
    </w:p>
    <w:p w14:paraId="4BDCA83E" w14:textId="4EA12A72" w:rsidR="00BF2FA3" w:rsidRDefault="00CA15A5" w:rsidP="004565DF">
      <w:pPr>
        <w:spacing w:after="0" w:line="280" w:lineRule="atLeast"/>
        <w:ind w:left="1304" w:hanging="1304"/>
        <w:rPr>
          <w:rFonts w:asciiTheme="majorHAnsi" w:hAnsiTheme="majorHAnsi"/>
          <w:lang w:val="en-GB"/>
        </w:rPr>
      </w:pPr>
      <w:r w:rsidRPr="00CA15A5">
        <w:rPr>
          <w:rFonts w:asciiTheme="majorHAnsi" w:hAnsiTheme="majorHAnsi"/>
          <w:b/>
          <w:lang w:val="en-GB"/>
        </w:rPr>
        <w:t xml:space="preserve">Whereas </w:t>
      </w:r>
      <w:r>
        <w:rPr>
          <w:rFonts w:asciiTheme="majorHAnsi" w:hAnsiTheme="majorHAnsi"/>
          <w:lang w:val="en-GB"/>
        </w:rPr>
        <w:tab/>
      </w:r>
      <w:proofErr w:type="gramStart"/>
      <w:r>
        <w:rPr>
          <w:rFonts w:asciiTheme="majorHAnsi" w:hAnsiTheme="majorHAnsi"/>
          <w:lang w:val="en-GB"/>
        </w:rPr>
        <w:t>The</w:t>
      </w:r>
      <w:proofErr w:type="gramEnd"/>
      <w:r>
        <w:rPr>
          <w:rFonts w:asciiTheme="majorHAnsi" w:hAnsiTheme="majorHAnsi"/>
          <w:lang w:val="en-GB"/>
        </w:rPr>
        <w:t xml:space="preserve"> s</w:t>
      </w:r>
      <w:r w:rsidRPr="00200DEF">
        <w:rPr>
          <w:rFonts w:asciiTheme="majorHAnsi" w:hAnsiTheme="majorHAnsi"/>
          <w:color w:val="000000"/>
          <w:lang w:val="en-GB"/>
        </w:rPr>
        <w:t>oftware</w:t>
      </w:r>
      <w:r w:rsidR="00513FFC">
        <w:rPr>
          <w:rFonts w:asciiTheme="majorHAnsi" w:hAnsiTheme="majorHAnsi"/>
          <w:color w:val="000000"/>
          <w:lang w:val="en-GB"/>
        </w:rPr>
        <w:t xml:space="preserve"> application</w:t>
      </w:r>
      <w:r w:rsidRPr="00200DEF">
        <w:rPr>
          <w:rFonts w:asciiTheme="majorHAnsi" w:hAnsiTheme="majorHAnsi"/>
          <w:color w:val="000000"/>
          <w:lang w:val="en-GB"/>
        </w:rPr>
        <w:t xml:space="preserve"> called </w:t>
      </w:r>
      <w:proofErr w:type="spellStart"/>
      <w:r w:rsidR="00DD01EC">
        <w:rPr>
          <w:rFonts w:asciiTheme="majorHAnsi" w:hAnsiTheme="majorHAnsi"/>
          <w:lang w:val="en-GB"/>
        </w:rPr>
        <w:t>SmartDots</w:t>
      </w:r>
      <w:proofErr w:type="spellEnd"/>
      <w:r w:rsidR="00633A1E" w:rsidRPr="00633A1E">
        <w:rPr>
          <w:rFonts w:asciiTheme="majorHAnsi" w:hAnsiTheme="majorHAnsi"/>
          <w:lang w:val="en-GB"/>
        </w:rPr>
        <w:t xml:space="preserve"> is </w:t>
      </w:r>
      <w:r w:rsidR="00403557">
        <w:rPr>
          <w:rFonts w:asciiTheme="majorHAnsi" w:hAnsiTheme="majorHAnsi"/>
          <w:lang w:val="en-GB"/>
        </w:rPr>
        <w:t xml:space="preserve">age reading software </w:t>
      </w:r>
      <w:r w:rsidR="00513FFC">
        <w:rPr>
          <w:rFonts w:asciiTheme="majorHAnsi" w:hAnsiTheme="majorHAnsi"/>
          <w:lang w:val="en-GB"/>
        </w:rPr>
        <w:t xml:space="preserve">used for </w:t>
      </w:r>
      <w:r w:rsidR="00DD01EC" w:rsidRPr="00DD01EC">
        <w:rPr>
          <w:rFonts w:asciiTheme="majorHAnsi" w:hAnsiTheme="majorHAnsi"/>
          <w:lang w:val="en-GB"/>
        </w:rPr>
        <w:t>annotating otolith images</w:t>
      </w:r>
      <w:r w:rsidR="00403557">
        <w:rPr>
          <w:rFonts w:asciiTheme="majorHAnsi" w:hAnsiTheme="majorHAnsi"/>
          <w:lang w:val="en-GB"/>
        </w:rPr>
        <w:t xml:space="preserve">.  </w:t>
      </w:r>
      <w:r w:rsidR="00403557" w:rsidRPr="00403557">
        <w:rPr>
          <w:rFonts w:asciiTheme="majorHAnsi" w:hAnsiTheme="majorHAnsi"/>
          <w:lang w:val="en-GB"/>
        </w:rPr>
        <w:t>The user determines the age by drawing on or more lines and dots on the otolith image.</w:t>
      </w:r>
    </w:p>
    <w:p w14:paraId="6B2F20E5" w14:textId="77777777" w:rsidR="00CA15A5" w:rsidRPr="00633A1E" w:rsidDel="00F46B66" w:rsidRDefault="00CA15A5" w:rsidP="008A6416">
      <w:pPr>
        <w:spacing w:after="0" w:line="280" w:lineRule="atLeast"/>
        <w:rPr>
          <w:del w:id="1" w:author="Wim Allegaert" w:date="2017-09-04T09:57:00Z"/>
          <w:rFonts w:asciiTheme="majorHAnsi" w:hAnsiTheme="majorHAnsi"/>
          <w:color w:val="000000"/>
          <w:lang w:val="en-GB"/>
        </w:rPr>
      </w:pPr>
    </w:p>
    <w:p w14:paraId="0A0DF13F" w14:textId="186DA411" w:rsidR="0055664F" w:rsidRDefault="00CA15A5" w:rsidP="004565DF">
      <w:pPr>
        <w:spacing w:after="0" w:line="280" w:lineRule="atLeast"/>
        <w:ind w:left="1304" w:hanging="1304"/>
        <w:rPr>
          <w:rFonts w:asciiTheme="majorHAnsi" w:hAnsiTheme="majorHAnsi"/>
          <w:color w:val="000000"/>
          <w:lang w:val="en-GB"/>
        </w:rPr>
      </w:pPr>
      <w:r w:rsidRPr="00200DEF">
        <w:rPr>
          <w:rFonts w:asciiTheme="majorHAnsi" w:hAnsiTheme="majorHAnsi"/>
          <w:b/>
          <w:bCs/>
          <w:color w:val="000000"/>
          <w:lang w:val="en-GB"/>
        </w:rPr>
        <w:t>Whereas</w:t>
      </w:r>
      <w:r>
        <w:rPr>
          <w:rFonts w:asciiTheme="majorHAnsi" w:hAnsiTheme="majorHAnsi"/>
          <w:color w:val="000000"/>
          <w:lang w:val="en-GB"/>
        </w:rPr>
        <w:tab/>
      </w:r>
      <w:r w:rsidR="00403557" w:rsidRPr="008F42D6">
        <w:rPr>
          <w:lang w:val="en-GB"/>
          <w:rPrChange w:id="2" w:author="Neil Holdsworth" w:date="2017-09-06T13:58:00Z">
            <w:rPr/>
          </w:rPrChange>
        </w:rPr>
        <w:t xml:space="preserve"> </w:t>
      </w:r>
      <w:proofErr w:type="spellStart"/>
      <w:r w:rsidR="00403557" w:rsidRPr="00403557">
        <w:rPr>
          <w:rFonts w:asciiTheme="majorHAnsi" w:hAnsiTheme="majorHAnsi"/>
          <w:color w:val="000000"/>
          <w:lang w:val="en-GB"/>
        </w:rPr>
        <w:t>Smartdots</w:t>
      </w:r>
      <w:proofErr w:type="spellEnd"/>
      <w:r w:rsidR="00403557" w:rsidRPr="00403557">
        <w:rPr>
          <w:rFonts w:asciiTheme="majorHAnsi" w:hAnsiTheme="majorHAnsi"/>
          <w:color w:val="000000"/>
          <w:lang w:val="en-GB"/>
        </w:rPr>
        <w:t xml:space="preserve"> has been developed by the ICT team of ILVO EV Dier1. </w:t>
      </w:r>
      <w:proofErr w:type="spellStart"/>
      <w:r w:rsidR="00403557" w:rsidRPr="00403557">
        <w:rPr>
          <w:rFonts w:asciiTheme="majorHAnsi" w:hAnsiTheme="majorHAnsi"/>
          <w:color w:val="000000"/>
          <w:lang w:val="en-GB"/>
        </w:rPr>
        <w:t>Smartdots</w:t>
      </w:r>
      <w:proofErr w:type="spellEnd"/>
      <w:r w:rsidR="00403557" w:rsidRPr="00403557">
        <w:rPr>
          <w:rFonts w:asciiTheme="majorHAnsi" w:hAnsiTheme="majorHAnsi"/>
          <w:color w:val="000000"/>
          <w:lang w:val="en-GB"/>
        </w:rPr>
        <w:t xml:space="preserve"> is the property of ILVO EV Dier1.</w:t>
      </w:r>
    </w:p>
    <w:p w14:paraId="53ECC1B2" w14:textId="77777777" w:rsidR="00CA15A5" w:rsidRPr="00200DEF" w:rsidRDefault="00CA15A5" w:rsidP="00532991">
      <w:pPr>
        <w:spacing w:after="0" w:line="240" w:lineRule="auto"/>
        <w:ind w:left="1304" w:hanging="1304"/>
        <w:rPr>
          <w:rFonts w:asciiTheme="majorHAnsi" w:hAnsiTheme="majorHAnsi"/>
          <w:color w:val="000000"/>
          <w:lang w:val="en-GB"/>
        </w:rPr>
      </w:pPr>
    </w:p>
    <w:p w14:paraId="3CCFB244" w14:textId="5117A4C1" w:rsidR="00BF2FA3" w:rsidRPr="00200DEF" w:rsidRDefault="00FD79FE" w:rsidP="00532991">
      <w:pPr>
        <w:spacing w:after="0" w:line="240" w:lineRule="auto"/>
        <w:ind w:left="1304" w:hanging="1304"/>
        <w:rPr>
          <w:rFonts w:asciiTheme="majorHAnsi" w:hAnsiTheme="majorHAnsi"/>
          <w:lang w:val="en-GB"/>
        </w:rPr>
      </w:pPr>
      <w:r w:rsidRPr="00200DEF">
        <w:rPr>
          <w:rFonts w:asciiTheme="majorHAnsi" w:hAnsiTheme="majorHAnsi"/>
          <w:b/>
          <w:lang w:val="en-GB"/>
        </w:rPr>
        <w:t xml:space="preserve">Whereas </w:t>
      </w:r>
      <w:r w:rsidR="00200DEF">
        <w:rPr>
          <w:rFonts w:asciiTheme="majorHAnsi" w:hAnsiTheme="majorHAnsi"/>
          <w:b/>
          <w:lang w:val="en-GB"/>
        </w:rPr>
        <w:tab/>
      </w:r>
      <w:r w:rsidRPr="00200DEF">
        <w:rPr>
          <w:rFonts w:asciiTheme="majorHAnsi" w:hAnsiTheme="majorHAnsi"/>
          <w:lang w:val="en-GB"/>
        </w:rPr>
        <w:t xml:space="preserve">ICES </w:t>
      </w:r>
      <w:r w:rsidR="00595896">
        <w:rPr>
          <w:rFonts w:asciiTheme="majorHAnsi" w:hAnsiTheme="majorHAnsi"/>
          <w:lang w:val="en-GB"/>
        </w:rPr>
        <w:t>requests</w:t>
      </w:r>
      <w:r w:rsidRPr="00200DEF">
        <w:rPr>
          <w:rFonts w:asciiTheme="majorHAnsi" w:hAnsiTheme="majorHAnsi"/>
          <w:lang w:val="en-GB"/>
        </w:rPr>
        <w:t xml:space="preserve"> a royalty</w:t>
      </w:r>
      <w:r w:rsidR="00CA15A5">
        <w:rPr>
          <w:rFonts w:asciiTheme="majorHAnsi" w:hAnsiTheme="majorHAnsi"/>
          <w:lang w:val="en-GB"/>
        </w:rPr>
        <w:t>-</w:t>
      </w:r>
      <w:r w:rsidRPr="00200DEF">
        <w:rPr>
          <w:rFonts w:asciiTheme="majorHAnsi" w:hAnsiTheme="majorHAnsi"/>
          <w:lang w:val="en-GB"/>
        </w:rPr>
        <w:t>free license to the software</w:t>
      </w:r>
      <w:r w:rsidR="00D245BD">
        <w:rPr>
          <w:rFonts w:asciiTheme="majorHAnsi" w:hAnsiTheme="majorHAnsi"/>
          <w:lang w:val="en-GB"/>
        </w:rPr>
        <w:t xml:space="preserve"> application</w:t>
      </w:r>
      <w:r w:rsidR="0055664F" w:rsidRPr="00200DEF">
        <w:rPr>
          <w:rFonts w:asciiTheme="majorHAnsi" w:hAnsiTheme="majorHAnsi"/>
          <w:lang w:val="en-GB"/>
        </w:rPr>
        <w:t xml:space="preserve"> </w:t>
      </w:r>
      <w:r w:rsidR="00011B51">
        <w:rPr>
          <w:rFonts w:asciiTheme="majorHAnsi" w:hAnsiTheme="majorHAnsi"/>
          <w:lang w:val="en-GB"/>
        </w:rPr>
        <w:t xml:space="preserve">for restricted use </w:t>
      </w:r>
      <w:r w:rsidRPr="00200DEF">
        <w:rPr>
          <w:rFonts w:asciiTheme="majorHAnsi" w:hAnsiTheme="majorHAnsi"/>
          <w:lang w:val="en-GB"/>
        </w:rPr>
        <w:t xml:space="preserve">and </w:t>
      </w:r>
      <w:r w:rsidR="00C41DF9">
        <w:rPr>
          <w:rFonts w:asciiTheme="majorHAnsi" w:hAnsiTheme="majorHAnsi"/>
          <w:lang w:val="en-GB"/>
        </w:rPr>
        <w:t>ILVO</w:t>
      </w:r>
      <w:r w:rsidRPr="00200DEF">
        <w:rPr>
          <w:rFonts w:asciiTheme="majorHAnsi" w:hAnsiTheme="majorHAnsi"/>
          <w:lang w:val="en-GB"/>
        </w:rPr>
        <w:t xml:space="preserve"> is willing to grant such </w:t>
      </w:r>
      <w:r w:rsidR="00157AF3">
        <w:rPr>
          <w:rFonts w:asciiTheme="majorHAnsi" w:hAnsiTheme="majorHAnsi"/>
          <w:lang w:val="en-GB"/>
        </w:rPr>
        <w:t xml:space="preserve">a </w:t>
      </w:r>
      <w:r w:rsidRPr="00200DEF">
        <w:rPr>
          <w:rFonts w:asciiTheme="majorHAnsi" w:hAnsiTheme="majorHAnsi"/>
          <w:lang w:val="en-GB"/>
        </w:rPr>
        <w:t>license</w:t>
      </w:r>
      <w:r w:rsidR="00011B51">
        <w:rPr>
          <w:rFonts w:asciiTheme="majorHAnsi" w:hAnsiTheme="majorHAnsi"/>
          <w:lang w:val="en-GB"/>
        </w:rPr>
        <w:t xml:space="preserve"> under specific conditions</w:t>
      </w:r>
      <w:r w:rsidRPr="00200DEF">
        <w:rPr>
          <w:rFonts w:asciiTheme="majorHAnsi" w:hAnsiTheme="majorHAnsi"/>
          <w:lang w:val="en-GB"/>
        </w:rPr>
        <w:t>;</w:t>
      </w:r>
    </w:p>
    <w:p w14:paraId="06F6A410" w14:textId="77777777" w:rsidR="00FD79FE" w:rsidRPr="00200DEF" w:rsidRDefault="00FD79FE" w:rsidP="00532991">
      <w:pPr>
        <w:spacing w:after="0" w:line="240" w:lineRule="auto"/>
        <w:ind w:left="852" w:hanging="852"/>
        <w:rPr>
          <w:rFonts w:asciiTheme="majorHAnsi" w:hAnsiTheme="majorHAnsi"/>
          <w:lang w:val="en-GB"/>
        </w:rPr>
      </w:pPr>
    </w:p>
    <w:p w14:paraId="3F00A69F" w14:textId="77777777" w:rsidR="00FD79FE" w:rsidRPr="00200DEF" w:rsidRDefault="00FD79FE" w:rsidP="00532991">
      <w:pPr>
        <w:spacing w:after="0" w:line="240" w:lineRule="auto"/>
        <w:ind w:left="852" w:hanging="852"/>
        <w:rPr>
          <w:rFonts w:asciiTheme="majorHAnsi" w:hAnsiTheme="majorHAnsi"/>
          <w:lang w:val="en-GB"/>
        </w:rPr>
      </w:pPr>
      <w:r w:rsidRPr="00200DEF">
        <w:rPr>
          <w:rFonts w:asciiTheme="majorHAnsi" w:hAnsiTheme="majorHAnsi"/>
          <w:b/>
          <w:lang w:val="en-GB"/>
        </w:rPr>
        <w:t>Now</w:t>
      </w:r>
      <w:r w:rsidRPr="00200DEF">
        <w:rPr>
          <w:rFonts w:asciiTheme="majorHAnsi" w:hAnsiTheme="majorHAnsi"/>
          <w:lang w:val="en-GB"/>
        </w:rPr>
        <w:t>, therefore the parties have agreed to the following:</w:t>
      </w:r>
    </w:p>
    <w:p w14:paraId="1704ED11" w14:textId="77777777" w:rsidR="0055664F" w:rsidRPr="00200DEF" w:rsidRDefault="0055664F" w:rsidP="00532991">
      <w:pPr>
        <w:spacing w:after="0" w:line="240" w:lineRule="auto"/>
        <w:ind w:left="852" w:hanging="852"/>
        <w:rPr>
          <w:rFonts w:asciiTheme="majorHAnsi" w:hAnsiTheme="majorHAnsi"/>
          <w:lang w:val="en-GB"/>
        </w:rPr>
      </w:pPr>
    </w:p>
    <w:p w14:paraId="33076DB5" w14:textId="77777777" w:rsidR="00FD79FE" w:rsidRDefault="00FD79FE" w:rsidP="00532991">
      <w:pPr>
        <w:pStyle w:val="Heading1"/>
        <w:spacing w:line="240" w:lineRule="auto"/>
        <w:rPr>
          <w:rFonts w:asciiTheme="majorHAnsi" w:hAnsiTheme="majorHAnsi"/>
          <w:color w:val="000000"/>
          <w:sz w:val="22"/>
          <w:szCs w:val="22"/>
          <w:lang w:val="en-GB"/>
        </w:rPr>
      </w:pPr>
      <w:r w:rsidRPr="00200DEF">
        <w:rPr>
          <w:rFonts w:asciiTheme="majorHAnsi" w:hAnsiTheme="majorHAnsi"/>
          <w:color w:val="000000"/>
          <w:sz w:val="22"/>
          <w:szCs w:val="22"/>
          <w:lang w:val="en-GB"/>
        </w:rPr>
        <w:t>Definitions</w:t>
      </w:r>
    </w:p>
    <w:p w14:paraId="3F088C00" w14:textId="77777777" w:rsidR="00532991" w:rsidRPr="00532991" w:rsidRDefault="00532991" w:rsidP="00532991">
      <w:pPr>
        <w:spacing w:after="0" w:line="240" w:lineRule="auto"/>
        <w:rPr>
          <w:lang w:val="en-GB" w:eastAsia="da-DK"/>
        </w:rPr>
      </w:pPr>
    </w:p>
    <w:p w14:paraId="45EFAE45" w14:textId="77777777" w:rsidR="00FD79FE" w:rsidRPr="00200DEF" w:rsidRDefault="00FD79FE" w:rsidP="00532991">
      <w:pPr>
        <w:pStyle w:val="Heading2"/>
        <w:tabs>
          <w:tab w:val="num" w:pos="1985"/>
        </w:tabs>
        <w:spacing w:line="240" w:lineRule="auto"/>
        <w:rPr>
          <w:rFonts w:asciiTheme="majorHAnsi" w:hAnsiTheme="majorHAnsi"/>
          <w:color w:val="000000"/>
          <w:sz w:val="22"/>
          <w:szCs w:val="22"/>
          <w:lang w:val="en-GB"/>
        </w:rPr>
      </w:pPr>
      <w:r w:rsidRPr="00200DEF">
        <w:rPr>
          <w:rFonts w:asciiTheme="majorHAnsi" w:hAnsiTheme="majorHAnsi"/>
          <w:color w:val="000000"/>
          <w:sz w:val="22"/>
          <w:szCs w:val="22"/>
          <w:lang w:val="en-GB"/>
        </w:rPr>
        <w:t xml:space="preserve">In this </w:t>
      </w:r>
      <w:r w:rsidR="00200DEF">
        <w:rPr>
          <w:rFonts w:asciiTheme="majorHAnsi" w:hAnsiTheme="majorHAnsi"/>
          <w:color w:val="000000"/>
          <w:sz w:val="22"/>
          <w:szCs w:val="22"/>
          <w:lang w:val="en-GB"/>
        </w:rPr>
        <w:t xml:space="preserve">License </w:t>
      </w:r>
      <w:r w:rsidRPr="00200DEF">
        <w:rPr>
          <w:rFonts w:asciiTheme="majorHAnsi" w:hAnsiTheme="majorHAnsi"/>
          <w:color w:val="000000"/>
          <w:sz w:val="22"/>
          <w:szCs w:val="22"/>
          <w:lang w:val="en-GB"/>
        </w:rPr>
        <w:t>Agreement the following definitions are used:</w:t>
      </w:r>
    </w:p>
    <w:p w14:paraId="16FD77D8" w14:textId="77777777" w:rsidR="00FD79FE" w:rsidRPr="00200DEF" w:rsidRDefault="00FD79FE" w:rsidP="00532991">
      <w:pPr>
        <w:spacing w:after="0" w:line="240" w:lineRule="auto"/>
        <w:rPr>
          <w:rFonts w:asciiTheme="majorHAnsi" w:hAnsiTheme="majorHAnsi"/>
          <w:color w:val="000000"/>
          <w:lang w:val="en-GB"/>
        </w:rPr>
      </w:pPr>
    </w:p>
    <w:p w14:paraId="21051C52" w14:textId="1A933CD7" w:rsidR="00F97AFE" w:rsidRPr="00D93F9F" w:rsidRDefault="00FD79FE" w:rsidP="00157AF3">
      <w:pPr>
        <w:spacing w:after="0" w:line="240" w:lineRule="auto"/>
        <w:ind w:left="851"/>
        <w:rPr>
          <w:rFonts w:asciiTheme="majorHAnsi" w:hAnsiTheme="majorHAnsi"/>
          <w:lang w:val="en-US"/>
        </w:rPr>
      </w:pPr>
      <w:r w:rsidRPr="00200DEF">
        <w:rPr>
          <w:rFonts w:asciiTheme="majorHAnsi" w:hAnsiTheme="majorHAnsi"/>
          <w:b/>
          <w:bCs/>
          <w:color w:val="000000"/>
          <w:lang w:val="en-GB"/>
        </w:rPr>
        <w:t>Software</w:t>
      </w:r>
      <w:r w:rsidR="00513FFC">
        <w:rPr>
          <w:rFonts w:asciiTheme="majorHAnsi" w:hAnsiTheme="majorHAnsi"/>
          <w:b/>
          <w:bCs/>
          <w:color w:val="000000"/>
          <w:lang w:val="en-GB"/>
        </w:rPr>
        <w:t xml:space="preserve"> </w:t>
      </w:r>
      <w:r w:rsidR="00E74C14">
        <w:rPr>
          <w:rFonts w:asciiTheme="majorHAnsi" w:hAnsiTheme="majorHAnsi"/>
          <w:b/>
          <w:bCs/>
          <w:color w:val="000000"/>
          <w:lang w:val="en-GB"/>
        </w:rPr>
        <w:t>a</w:t>
      </w:r>
      <w:r w:rsidR="00513FFC">
        <w:rPr>
          <w:rFonts w:asciiTheme="majorHAnsi" w:hAnsiTheme="majorHAnsi"/>
          <w:b/>
          <w:bCs/>
          <w:color w:val="000000"/>
          <w:lang w:val="en-GB"/>
        </w:rPr>
        <w:t>pplication</w:t>
      </w:r>
      <w:r w:rsidRPr="00200DEF">
        <w:rPr>
          <w:rFonts w:asciiTheme="majorHAnsi" w:hAnsiTheme="majorHAnsi"/>
          <w:b/>
          <w:bCs/>
          <w:color w:val="000000"/>
          <w:lang w:val="en-GB"/>
        </w:rPr>
        <w:t xml:space="preserve"> </w:t>
      </w:r>
      <w:r w:rsidRPr="00200DEF">
        <w:rPr>
          <w:rFonts w:asciiTheme="majorHAnsi" w:hAnsiTheme="majorHAnsi"/>
          <w:color w:val="000000"/>
          <w:lang w:val="en-GB"/>
        </w:rPr>
        <w:t xml:space="preserve">means the </w:t>
      </w:r>
      <w:proofErr w:type="spellStart"/>
      <w:r w:rsidR="00157AF3">
        <w:rPr>
          <w:rFonts w:asciiTheme="majorHAnsi" w:hAnsiTheme="majorHAnsi"/>
          <w:color w:val="000000"/>
          <w:lang w:val="en-GB"/>
        </w:rPr>
        <w:t>SmartDots</w:t>
      </w:r>
      <w:proofErr w:type="spellEnd"/>
      <w:r w:rsidR="00157AF3">
        <w:rPr>
          <w:rFonts w:asciiTheme="majorHAnsi" w:hAnsiTheme="majorHAnsi"/>
          <w:color w:val="000000"/>
          <w:lang w:val="en-GB"/>
        </w:rPr>
        <w:t xml:space="preserve"> </w:t>
      </w:r>
      <w:r w:rsidR="00F46B66">
        <w:rPr>
          <w:rFonts w:asciiTheme="majorHAnsi" w:hAnsiTheme="majorHAnsi"/>
          <w:color w:val="000000"/>
          <w:lang w:val="en-GB"/>
        </w:rPr>
        <w:t xml:space="preserve">client </w:t>
      </w:r>
      <w:r w:rsidR="00157AF3">
        <w:rPr>
          <w:rFonts w:asciiTheme="majorHAnsi" w:hAnsiTheme="majorHAnsi"/>
          <w:color w:val="000000"/>
          <w:lang w:val="en-GB"/>
        </w:rPr>
        <w:t xml:space="preserve">as described in the user interface layer of </w:t>
      </w:r>
      <w:r w:rsidR="00157AF3">
        <w:rPr>
          <w:rFonts w:asciiTheme="majorHAnsi" w:hAnsiTheme="majorHAnsi"/>
          <w:color w:val="000000"/>
          <w:lang w:val="en-GB"/>
        </w:rPr>
        <w:fldChar w:fldCharType="begin"/>
      </w:r>
      <w:r w:rsidR="00157AF3">
        <w:rPr>
          <w:rFonts w:asciiTheme="majorHAnsi" w:hAnsiTheme="majorHAnsi"/>
          <w:color w:val="000000"/>
          <w:lang w:val="en-GB"/>
        </w:rPr>
        <w:instrText xml:space="preserve"> REF _Ref487464461 \h </w:instrText>
      </w:r>
      <w:r w:rsidR="00157AF3">
        <w:rPr>
          <w:rFonts w:asciiTheme="majorHAnsi" w:hAnsiTheme="majorHAnsi"/>
          <w:color w:val="000000"/>
          <w:lang w:val="en-GB"/>
        </w:rPr>
      </w:r>
      <w:r w:rsidR="00157AF3">
        <w:rPr>
          <w:rFonts w:asciiTheme="majorHAnsi" w:hAnsiTheme="majorHAnsi"/>
          <w:color w:val="000000"/>
          <w:lang w:val="en-GB"/>
        </w:rPr>
        <w:fldChar w:fldCharType="separate"/>
      </w:r>
      <w:r w:rsidR="008F42D6">
        <w:rPr>
          <w:lang w:val="en-US"/>
        </w:rPr>
        <w:t xml:space="preserve">Annex 1 </w:t>
      </w:r>
      <w:proofErr w:type="spellStart"/>
      <w:r w:rsidR="008F42D6">
        <w:rPr>
          <w:lang w:val="en-US"/>
        </w:rPr>
        <w:t>SmartDots</w:t>
      </w:r>
      <w:proofErr w:type="spellEnd"/>
      <w:r w:rsidR="008F42D6">
        <w:rPr>
          <w:lang w:val="en-US"/>
        </w:rPr>
        <w:t xml:space="preserve"> Modules and Roles. August 2017</w:t>
      </w:r>
      <w:r w:rsidR="00157AF3">
        <w:rPr>
          <w:rFonts w:asciiTheme="majorHAnsi" w:hAnsiTheme="majorHAnsi"/>
          <w:color w:val="000000"/>
          <w:lang w:val="en-GB"/>
        </w:rPr>
        <w:fldChar w:fldCharType="end"/>
      </w:r>
      <w:r w:rsidR="00F46B66">
        <w:rPr>
          <w:rFonts w:asciiTheme="majorHAnsi" w:hAnsiTheme="majorHAnsi"/>
          <w:color w:val="000000"/>
          <w:lang w:val="en-GB"/>
        </w:rPr>
        <w:t xml:space="preserve">. </w:t>
      </w:r>
      <w:proofErr w:type="spellStart"/>
      <w:r w:rsidR="00F46B66" w:rsidRPr="005969BE">
        <w:rPr>
          <w:rFonts w:asciiTheme="majorHAnsi" w:hAnsiTheme="majorHAnsi"/>
          <w:bCs/>
          <w:color w:val="000000"/>
          <w:lang w:val="en-GB"/>
        </w:rPr>
        <w:t>Smartdots</w:t>
      </w:r>
      <w:proofErr w:type="spellEnd"/>
      <w:r w:rsidR="00F46B66" w:rsidRPr="005969BE">
        <w:rPr>
          <w:rFonts w:asciiTheme="majorHAnsi" w:hAnsiTheme="majorHAnsi"/>
          <w:bCs/>
          <w:color w:val="000000"/>
          <w:lang w:val="en-GB"/>
        </w:rPr>
        <w:t xml:space="preserve"> has been developed in a client–server architecture. The </w:t>
      </w:r>
      <w:proofErr w:type="spellStart"/>
      <w:r w:rsidR="00F46B66" w:rsidRPr="005969BE">
        <w:rPr>
          <w:rFonts w:asciiTheme="majorHAnsi" w:hAnsiTheme="majorHAnsi"/>
          <w:bCs/>
          <w:color w:val="000000"/>
          <w:lang w:val="en-GB"/>
        </w:rPr>
        <w:t>Smartdots</w:t>
      </w:r>
      <w:proofErr w:type="spellEnd"/>
      <w:r w:rsidR="00F46B66" w:rsidRPr="005969BE">
        <w:rPr>
          <w:rFonts w:asciiTheme="majorHAnsi" w:hAnsiTheme="majorHAnsi"/>
          <w:bCs/>
          <w:color w:val="000000"/>
          <w:lang w:val="en-GB"/>
        </w:rPr>
        <w:t xml:space="preserve"> client only works in combination with a server module. Only the </w:t>
      </w:r>
      <w:proofErr w:type="spellStart"/>
      <w:r w:rsidR="00F46B66" w:rsidRPr="005969BE">
        <w:rPr>
          <w:rFonts w:asciiTheme="majorHAnsi" w:hAnsiTheme="majorHAnsi"/>
          <w:bCs/>
          <w:color w:val="000000"/>
          <w:lang w:val="en-GB"/>
        </w:rPr>
        <w:t>Smartdots</w:t>
      </w:r>
      <w:proofErr w:type="spellEnd"/>
      <w:r w:rsidR="00F46B66" w:rsidRPr="005969BE">
        <w:rPr>
          <w:rFonts w:asciiTheme="majorHAnsi" w:hAnsiTheme="majorHAnsi"/>
          <w:bCs/>
          <w:color w:val="000000"/>
          <w:lang w:val="en-GB"/>
        </w:rPr>
        <w:t xml:space="preserve"> client (service requester) is part of this license agreement</w:t>
      </w:r>
      <w:r w:rsidR="00F46B66" w:rsidRPr="00403557">
        <w:rPr>
          <w:rFonts w:asciiTheme="majorHAnsi" w:hAnsiTheme="majorHAnsi"/>
          <w:bCs/>
          <w:color w:val="000000"/>
          <w:lang w:val="en-GB"/>
        </w:rPr>
        <w:t xml:space="preserve">. </w:t>
      </w:r>
      <w:proofErr w:type="spellStart"/>
      <w:r w:rsidR="00F46B66" w:rsidRPr="005969BE">
        <w:rPr>
          <w:rFonts w:asciiTheme="majorHAnsi" w:hAnsiTheme="majorHAnsi"/>
          <w:bCs/>
          <w:color w:val="000000"/>
          <w:lang w:val="en-GB"/>
        </w:rPr>
        <w:t>Smartdots</w:t>
      </w:r>
      <w:proofErr w:type="spellEnd"/>
      <w:r w:rsidR="00F46B66" w:rsidRPr="005969BE">
        <w:rPr>
          <w:rFonts w:asciiTheme="majorHAnsi" w:hAnsiTheme="majorHAnsi"/>
          <w:bCs/>
          <w:color w:val="000000"/>
          <w:lang w:val="en-GB"/>
        </w:rPr>
        <w:t xml:space="preserve"> is developed in Microsoft .Net (Windows Presentation Foundation)</w:t>
      </w:r>
      <w:r w:rsidR="00011B51">
        <w:rPr>
          <w:rFonts w:asciiTheme="majorHAnsi" w:hAnsiTheme="majorHAnsi"/>
          <w:bCs/>
          <w:color w:val="000000"/>
          <w:lang w:val="en-GB"/>
        </w:rPr>
        <w:t xml:space="preserve">. A specific server module will be developed by ICES to suit the technical requirements related to ICES database architecture. </w:t>
      </w:r>
      <w:r w:rsidR="00F97AFE" w:rsidRPr="00D93F9F">
        <w:rPr>
          <w:rFonts w:ascii="Times New Roman" w:eastAsia="Times New Roman" w:hAnsi="Times New Roman" w:cs="Times New Roman"/>
          <w:sz w:val="24"/>
          <w:szCs w:val="24"/>
          <w:lang w:val="en-US" w:eastAsia="en-GB"/>
        </w:rPr>
        <w:br/>
      </w:r>
    </w:p>
    <w:p w14:paraId="205874D0" w14:textId="31AF93E5" w:rsidR="00FD79FE" w:rsidRDefault="00FD79FE" w:rsidP="001B7FE1">
      <w:pPr>
        <w:spacing w:after="0" w:line="240" w:lineRule="auto"/>
        <w:ind w:left="851"/>
        <w:rPr>
          <w:rFonts w:asciiTheme="majorHAnsi" w:hAnsiTheme="majorHAnsi"/>
          <w:color w:val="000000"/>
          <w:lang w:val="en-GB"/>
        </w:rPr>
      </w:pPr>
      <w:r w:rsidRPr="00200DEF">
        <w:rPr>
          <w:rFonts w:asciiTheme="majorHAnsi" w:hAnsiTheme="majorHAnsi"/>
          <w:b/>
          <w:bCs/>
          <w:color w:val="000000"/>
          <w:lang w:val="en-GB"/>
        </w:rPr>
        <w:lastRenderedPageBreak/>
        <w:t>Documentation</w:t>
      </w:r>
      <w:r w:rsidR="001E60D7" w:rsidRPr="00200DEF">
        <w:rPr>
          <w:rFonts w:asciiTheme="majorHAnsi" w:hAnsiTheme="majorHAnsi"/>
          <w:b/>
          <w:bCs/>
          <w:color w:val="000000"/>
          <w:lang w:val="en-GB"/>
        </w:rPr>
        <w:t xml:space="preserve"> </w:t>
      </w:r>
      <w:r w:rsidR="001E60D7" w:rsidRPr="00200DEF">
        <w:rPr>
          <w:rFonts w:asciiTheme="majorHAnsi" w:hAnsiTheme="majorHAnsi"/>
          <w:color w:val="000000"/>
          <w:lang w:val="en-GB"/>
        </w:rPr>
        <w:t xml:space="preserve">means </w:t>
      </w:r>
      <w:r w:rsidR="00513FFC">
        <w:rPr>
          <w:rFonts w:asciiTheme="majorHAnsi" w:hAnsiTheme="majorHAnsi"/>
          <w:color w:val="000000"/>
          <w:lang w:val="en-GB"/>
        </w:rPr>
        <w:t>technical</w:t>
      </w:r>
      <w:r w:rsidR="001E60D7" w:rsidRPr="00200DEF">
        <w:rPr>
          <w:rFonts w:asciiTheme="majorHAnsi" w:hAnsiTheme="majorHAnsi"/>
          <w:color w:val="000000"/>
          <w:lang w:val="en-GB"/>
        </w:rPr>
        <w:t xml:space="preserve"> documentation developed by </w:t>
      </w:r>
      <w:r w:rsidR="00513FFC">
        <w:rPr>
          <w:rFonts w:asciiTheme="majorHAnsi" w:hAnsiTheme="majorHAnsi"/>
          <w:color w:val="000000"/>
          <w:lang w:val="en-GB"/>
        </w:rPr>
        <w:t>ILVO</w:t>
      </w:r>
      <w:r w:rsidR="001E60D7" w:rsidRPr="00200DEF">
        <w:rPr>
          <w:rFonts w:asciiTheme="majorHAnsi" w:hAnsiTheme="majorHAnsi"/>
          <w:color w:val="000000"/>
          <w:lang w:val="en-GB"/>
        </w:rPr>
        <w:t xml:space="preserve"> in connection with the </w:t>
      </w:r>
      <w:proofErr w:type="spellStart"/>
      <w:r w:rsidR="00513FFC">
        <w:rPr>
          <w:rFonts w:asciiTheme="majorHAnsi" w:hAnsiTheme="majorHAnsi"/>
          <w:color w:val="000000"/>
          <w:lang w:val="en-GB"/>
        </w:rPr>
        <w:t>SmartDots</w:t>
      </w:r>
      <w:proofErr w:type="spellEnd"/>
      <w:r w:rsidR="001E60D7" w:rsidRPr="00200DEF">
        <w:rPr>
          <w:rFonts w:asciiTheme="majorHAnsi" w:hAnsiTheme="majorHAnsi"/>
          <w:color w:val="000000"/>
          <w:lang w:val="en-GB"/>
        </w:rPr>
        <w:t xml:space="preserve"> software</w:t>
      </w:r>
      <w:r w:rsidR="00513FFC">
        <w:rPr>
          <w:rFonts w:asciiTheme="majorHAnsi" w:hAnsiTheme="majorHAnsi"/>
          <w:color w:val="000000"/>
          <w:lang w:val="en-GB"/>
        </w:rPr>
        <w:t xml:space="preserve"> application</w:t>
      </w:r>
      <w:r w:rsidR="001E60D7" w:rsidRPr="00200DEF">
        <w:rPr>
          <w:rFonts w:asciiTheme="majorHAnsi" w:hAnsiTheme="majorHAnsi"/>
          <w:color w:val="000000"/>
          <w:lang w:val="en-GB"/>
        </w:rPr>
        <w:t>.</w:t>
      </w:r>
      <w:r w:rsidR="00F46B66">
        <w:rPr>
          <w:rFonts w:asciiTheme="majorHAnsi" w:hAnsiTheme="majorHAnsi"/>
          <w:color w:val="000000"/>
          <w:lang w:val="en-GB"/>
        </w:rPr>
        <w:t xml:space="preserve"> </w:t>
      </w:r>
      <w:r w:rsidR="00F46B66" w:rsidRPr="00F46B66">
        <w:rPr>
          <w:rFonts w:asciiTheme="majorHAnsi" w:hAnsiTheme="majorHAnsi"/>
          <w:color w:val="000000"/>
          <w:lang w:val="en-GB"/>
        </w:rPr>
        <w:t>This documentation will allow ICES to develop the server module.</w:t>
      </w:r>
    </w:p>
    <w:p w14:paraId="02E02C60" w14:textId="390C0BAF" w:rsidR="008631B3" w:rsidRPr="008A6416" w:rsidRDefault="008631B3" w:rsidP="001B7FE1">
      <w:pPr>
        <w:spacing w:after="0" w:line="240" w:lineRule="auto"/>
        <w:ind w:left="851"/>
        <w:rPr>
          <w:rFonts w:asciiTheme="majorHAnsi" w:hAnsiTheme="majorHAnsi"/>
          <w:color w:val="000000"/>
          <w:lang w:val="en-GB"/>
        </w:rPr>
      </w:pPr>
    </w:p>
    <w:p w14:paraId="7C8619D0" w14:textId="77777777" w:rsidR="0055664F" w:rsidRPr="00200DEF" w:rsidRDefault="0055664F" w:rsidP="001B7FE1">
      <w:pPr>
        <w:spacing w:after="0" w:line="240" w:lineRule="auto"/>
        <w:ind w:left="851"/>
        <w:rPr>
          <w:rFonts w:asciiTheme="majorHAnsi" w:hAnsiTheme="majorHAnsi"/>
          <w:color w:val="000000"/>
          <w:lang w:val="en-GB"/>
        </w:rPr>
      </w:pPr>
    </w:p>
    <w:p w14:paraId="3F9940FD" w14:textId="77777777" w:rsidR="00BF2FA3" w:rsidRDefault="001E60D7" w:rsidP="00200DEF">
      <w:pPr>
        <w:pStyle w:val="Heading1"/>
        <w:spacing w:line="240" w:lineRule="auto"/>
        <w:rPr>
          <w:rFonts w:asciiTheme="majorHAnsi" w:hAnsiTheme="majorHAnsi"/>
          <w:sz w:val="22"/>
          <w:szCs w:val="22"/>
          <w:lang w:val="en-GB"/>
        </w:rPr>
      </w:pPr>
      <w:r w:rsidRPr="00200DEF">
        <w:rPr>
          <w:rFonts w:asciiTheme="majorHAnsi" w:hAnsiTheme="majorHAnsi"/>
          <w:sz w:val="22"/>
          <w:szCs w:val="22"/>
          <w:lang w:val="en-GB"/>
        </w:rPr>
        <w:t>License</w:t>
      </w:r>
    </w:p>
    <w:p w14:paraId="755F10A2" w14:textId="77777777" w:rsidR="00200DEF" w:rsidRPr="00200DEF" w:rsidRDefault="00200DEF" w:rsidP="00200DEF">
      <w:pPr>
        <w:spacing w:after="0" w:line="240" w:lineRule="auto"/>
        <w:rPr>
          <w:lang w:val="en-GB" w:eastAsia="da-DK"/>
        </w:rPr>
      </w:pPr>
    </w:p>
    <w:p w14:paraId="5B0E182D" w14:textId="04AFCA33" w:rsidR="001E60D7" w:rsidRPr="00532991" w:rsidRDefault="00D245BD" w:rsidP="00532991">
      <w:pPr>
        <w:pStyle w:val="Heading2"/>
        <w:rPr>
          <w:rFonts w:asciiTheme="majorHAnsi" w:hAnsiTheme="majorHAnsi"/>
          <w:sz w:val="22"/>
          <w:szCs w:val="22"/>
          <w:lang w:val="en-US"/>
        </w:rPr>
      </w:pPr>
      <w:r>
        <w:rPr>
          <w:rFonts w:asciiTheme="majorHAnsi" w:hAnsiTheme="majorHAnsi"/>
          <w:sz w:val="22"/>
          <w:szCs w:val="22"/>
          <w:lang w:val="en-US"/>
        </w:rPr>
        <w:t>ILVO</w:t>
      </w:r>
      <w:r w:rsidR="001E60D7" w:rsidRPr="00532991">
        <w:rPr>
          <w:rFonts w:asciiTheme="majorHAnsi" w:hAnsiTheme="majorHAnsi"/>
          <w:sz w:val="22"/>
          <w:szCs w:val="22"/>
          <w:lang w:val="en-US"/>
        </w:rPr>
        <w:t xml:space="preserve"> hereby grants to ICES a</w:t>
      </w:r>
      <w:r w:rsidR="00200DEF" w:rsidRPr="00532991">
        <w:rPr>
          <w:rFonts w:asciiTheme="majorHAnsi" w:hAnsiTheme="majorHAnsi"/>
          <w:sz w:val="22"/>
          <w:szCs w:val="22"/>
          <w:lang w:val="en-US"/>
        </w:rPr>
        <w:t xml:space="preserve"> non-exclusive,</w:t>
      </w:r>
      <w:r w:rsidR="001E60D7" w:rsidRPr="00532991">
        <w:rPr>
          <w:rFonts w:asciiTheme="majorHAnsi" w:hAnsiTheme="majorHAnsi"/>
          <w:sz w:val="22"/>
          <w:szCs w:val="22"/>
          <w:lang w:val="en-US"/>
        </w:rPr>
        <w:t xml:space="preserve"> </w:t>
      </w:r>
      <w:r w:rsidR="00011B51">
        <w:rPr>
          <w:rFonts w:asciiTheme="majorHAnsi" w:hAnsiTheme="majorHAnsi"/>
          <w:sz w:val="22"/>
          <w:szCs w:val="22"/>
          <w:lang w:val="en-US"/>
        </w:rPr>
        <w:t>non-transferable, non-</w:t>
      </w:r>
      <w:proofErr w:type="spellStart"/>
      <w:r w:rsidR="00011B51">
        <w:rPr>
          <w:rFonts w:asciiTheme="majorHAnsi" w:hAnsiTheme="majorHAnsi"/>
          <w:sz w:val="22"/>
          <w:szCs w:val="22"/>
          <w:lang w:val="en-US"/>
        </w:rPr>
        <w:t>sublicensable</w:t>
      </w:r>
      <w:proofErr w:type="spellEnd"/>
      <w:r w:rsidR="00011B51">
        <w:rPr>
          <w:rFonts w:asciiTheme="majorHAnsi" w:hAnsiTheme="majorHAnsi"/>
          <w:sz w:val="22"/>
          <w:szCs w:val="22"/>
          <w:lang w:val="en-US"/>
        </w:rPr>
        <w:t xml:space="preserve">, </w:t>
      </w:r>
      <w:r w:rsidR="00135EFE" w:rsidRPr="00532991">
        <w:rPr>
          <w:rFonts w:asciiTheme="majorHAnsi" w:hAnsiTheme="majorHAnsi"/>
          <w:sz w:val="22"/>
          <w:szCs w:val="22"/>
          <w:lang w:val="en-US"/>
        </w:rPr>
        <w:t xml:space="preserve">royalty free, perpetual </w:t>
      </w:r>
      <w:r w:rsidR="001E60D7" w:rsidRPr="00532991">
        <w:rPr>
          <w:rFonts w:asciiTheme="majorHAnsi" w:hAnsiTheme="majorHAnsi"/>
          <w:sz w:val="22"/>
          <w:szCs w:val="22"/>
          <w:lang w:val="en-US"/>
        </w:rPr>
        <w:t>license to</w:t>
      </w:r>
      <w:ins w:id="3" w:author="Björn Possé" w:date="2017-09-05T09:27:00Z">
        <w:r w:rsidR="00011B51">
          <w:rPr>
            <w:rFonts w:asciiTheme="majorHAnsi" w:hAnsiTheme="majorHAnsi"/>
            <w:sz w:val="22"/>
            <w:szCs w:val="22"/>
            <w:lang w:val="en-US"/>
          </w:rPr>
          <w:t xml:space="preserve"> </w:t>
        </w:r>
      </w:ins>
      <w:r w:rsidR="00200DEF" w:rsidRPr="00532991">
        <w:rPr>
          <w:rFonts w:asciiTheme="majorHAnsi" w:hAnsiTheme="majorHAnsi"/>
          <w:sz w:val="22"/>
          <w:szCs w:val="22"/>
          <w:lang w:val="en-US"/>
        </w:rPr>
        <w:t xml:space="preserve">the </w:t>
      </w:r>
      <w:r w:rsidR="00E74C14">
        <w:rPr>
          <w:rFonts w:asciiTheme="majorHAnsi" w:hAnsiTheme="majorHAnsi"/>
          <w:sz w:val="22"/>
          <w:szCs w:val="22"/>
          <w:lang w:val="en-US"/>
        </w:rPr>
        <w:t>s</w:t>
      </w:r>
      <w:r w:rsidR="00E74C14" w:rsidRPr="00532991">
        <w:rPr>
          <w:rFonts w:asciiTheme="majorHAnsi" w:hAnsiTheme="majorHAnsi"/>
          <w:sz w:val="22"/>
          <w:szCs w:val="22"/>
          <w:lang w:val="en-US"/>
        </w:rPr>
        <w:t>oftware</w:t>
      </w:r>
      <w:r w:rsidR="00E74C14">
        <w:rPr>
          <w:rFonts w:asciiTheme="majorHAnsi" w:hAnsiTheme="majorHAnsi"/>
          <w:sz w:val="22"/>
          <w:szCs w:val="22"/>
          <w:lang w:val="en-US"/>
        </w:rPr>
        <w:t xml:space="preserve"> </w:t>
      </w:r>
      <w:r>
        <w:rPr>
          <w:rFonts w:asciiTheme="majorHAnsi" w:hAnsiTheme="majorHAnsi"/>
          <w:sz w:val="22"/>
          <w:szCs w:val="22"/>
          <w:lang w:val="en-US"/>
        </w:rPr>
        <w:t>application</w:t>
      </w:r>
      <w:r w:rsidR="004565DF">
        <w:rPr>
          <w:rFonts w:asciiTheme="majorHAnsi" w:hAnsiTheme="majorHAnsi"/>
          <w:sz w:val="22"/>
          <w:szCs w:val="22"/>
          <w:lang w:val="en-US"/>
        </w:rPr>
        <w:t xml:space="preserve"> and Documentation</w:t>
      </w:r>
      <w:r w:rsidR="00664A64">
        <w:rPr>
          <w:rFonts w:asciiTheme="majorHAnsi" w:hAnsiTheme="majorHAnsi"/>
          <w:sz w:val="22"/>
          <w:szCs w:val="22"/>
          <w:lang w:val="en-US"/>
        </w:rPr>
        <w:t xml:space="preserve"> (hereinafter ‘License Agreement’)</w:t>
      </w:r>
      <w:r w:rsidR="00141076" w:rsidRPr="00532991">
        <w:rPr>
          <w:rFonts w:asciiTheme="majorHAnsi" w:hAnsiTheme="majorHAnsi"/>
          <w:sz w:val="22"/>
          <w:szCs w:val="22"/>
          <w:lang w:val="en-US"/>
        </w:rPr>
        <w:t>.</w:t>
      </w:r>
      <w:r w:rsidR="00FA026A" w:rsidRPr="00532991">
        <w:rPr>
          <w:rFonts w:asciiTheme="majorHAnsi" w:hAnsiTheme="majorHAnsi"/>
          <w:sz w:val="22"/>
          <w:szCs w:val="22"/>
          <w:lang w:val="en-US"/>
        </w:rPr>
        <w:t xml:space="preserve"> </w:t>
      </w:r>
    </w:p>
    <w:p w14:paraId="46C263F8" w14:textId="77777777" w:rsidR="001E60D7" w:rsidRPr="00532991" w:rsidRDefault="001E60D7" w:rsidP="00532991">
      <w:pPr>
        <w:spacing w:after="0" w:line="240" w:lineRule="auto"/>
        <w:rPr>
          <w:rFonts w:asciiTheme="majorHAnsi" w:hAnsiTheme="majorHAnsi"/>
          <w:lang w:val="en-US"/>
        </w:rPr>
      </w:pPr>
    </w:p>
    <w:p w14:paraId="3B757EE8" w14:textId="66ECAFD0" w:rsidR="00A73F7A" w:rsidRDefault="008A6416" w:rsidP="008A6416">
      <w:pPr>
        <w:pStyle w:val="Heading2"/>
        <w:jc w:val="left"/>
        <w:rPr>
          <w:rFonts w:asciiTheme="majorHAnsi" w:hAnsiTheme="majorHAnsi"/>
          <w:sz w:val="22"/>
          <w:szCs w:val="22"/>
          <w:lang w:val="en-US"/>
        </w:rPr>
      </w:pPr>
      <w:r w:rsidRPr="008A6416">
        <w:rPr>
          <w:rFonts w:asciiTheme="majorHAnsi" w:hAnsiTheme="majorHAnsi"/>
          <w:sz w:val="22"/>
          <w:szCs w:val="22"/>
          <w:lang w:val="en-US"/>
        </w:rPr>
        <w:t xml:space="preserve">Under this license, the software can </w:t>
      </w:r>
      <w:r w:rsidR="00A73F7A">
        <w:rPr>
          <w:rFonts w:asciiTheme="majorHAnsi" w:hAnsiTheme="majorHAnsi"/>
          <w:sz w:val="22"/>
          <w:szCs w:val="22"/>
          <w:lang w:val="en-US"/>
        </w:rPr>
        <w:t xml:space="preserve">exclusively </w:t>
      </w:r>
      <w:r w:rsidRPr="008A6416">
        <w:rPr>
          <w:rFonts w:asciiTheme="majorHAnsi" w:hAnsiTheme="majorHAnsi"/>
          <w:sz w:val="22"/>
          <w:szCs w:val="22"/>
          <w:lang w:val="en-US"/>
        </w:rPr>
        <w:t xml:space="preserve">be used by ICES for workshops &amp; exchanges </w:t>
      </w:r>
      <w:proofErr w:type="spellStart"/>
      <w:r w:rsidRPr="008A6416">
        <w:rPr>
          <w:rFonts w:asciiTheme="majorHAnsi" w:hAnsiTheme="majorHAnsi"/>
          <w:sz w:val="22"/>
          <w:szCs w:val="22"/>
          <w:lang w:val="en-US"/>
        </w:rPr>
        <w:t>organised</w:t>
      </w:r>
      <w:proofErr w:type="spellEnd"/>
      <w:r w:rsidRPr="008A6416">
        <w:rPr>
          <w:rFonts w:asciiTheme="majorHAnsi" w:hAnsiTheme="majorHAnsi"/>
          <w:sz w:val="22"/>
          <w:szCs w:val="22"/>
          <w:lang w:val="en-US"/>
        </w:rPr>
        <w:t xml:space="preserve"> by ICES. There is no limit to the number of end users</w:t>
      </w:r>
      <w:r w:rsidR="00011B51">
        <w:rPr>
          <w:rFonts w:asciiTheme="majorHAnsi" w:hAnsiTheme="majorHAnsi"/>
          <w:sz w:val="22"/>
          <w:szCs w:val="22"/>
          <w:lang w:val="en-US"/>
        </w:rPr>
        <w:t xml:space="preserve"> during these workshops or exchanges</w:t>
      </w:r>
      <w:ins w:id="4" w:author="Wim Allegaert" w:date="2017-09-04T10:02:00Z">
        <w:r w:rsidRPr="008A6416">
          <w:rPr>
            <w:rFonts w:asciiTheme="majorHAnsi" w:hAnsiTheme="majorHAnsi"/>
            <w:sz w:val="22"/>
            <w:szCs w:val="22"/>
            <w:lang w:val="en-US"/>
          </w:rPr>
          <w:t>.</w:t>
        </w:r>
      </w:ins>
      <w:r w:rsidR="00A73F7A">
        <w:rPr>
          <w:rFonts w:asciiTheme="majorHAnsi" w:hAnsiTheme="majorHAnsi"/>
          <w:sz w:val="22"/>
          <w:szCs w:val="22"/>
          <w:lang w:val="en-US"/>
        </w:rPr>
        <w:br/>
      </w:r>
    </w:p>
    <w:p w14:paraId="30570E3D" w14:textId="063398B8" w:rsidR="008A6416" w:rsidRPr="008A6416" w:rsidRDefault="00A73F7A" w:rsidP="008A6416">
      <w:pPr>
        <w:pStyle w:val="Heading2"/>
        <w:jc w:val="left"/>
        <w:rPr>
          <w:rFonts w:asciiTheme="majorHAnsi" w:hAnsiTheme="majorHAnsi"/>
          <w:sz w:val="22"/>
          <w:szCs w:val="22"/>
          <w:lang w:val="en-US"/>
        </w:rPr>
      </w:pPr>
      <w:r>
        <w:rPr>
          <w:rFonts w:asciiTheme="majorHAnsi" w:hAnsiTheme="majorHAnsi"/>
          <w:sz w:val="22"/>
          <w:szCs w:val="22"/>
          <w:lang w:val="en-US"/>
        </w:rPr>
        <w:t>Delivery of the source code of the software application is not part of this agreement.</w:t>
      </w:r>
      <w:r w:rsidR="00011B51">
        <w:rPr>
          <w:rFonts w:asciiTheme="majorHAnsi" w:hAnsiTheme="majorHAnsi"/>
          <w:sz w:val="22"/>
          <w:szCs w:val="22"/>
          <w:lang w:val="en-US"/>
        </w:rPr>
        <w:t xml:space="preserve"> The source code remains property of ILVO.</w:t>
      </w:r>
      <w:r w:rsidR="000F3E21">
        <w:rPr>
          <w:rFonts w:asciiTheme="majorHAnsi" w:hAnsiTheme="majorHAnsi"/>
          <w:sz w:val="22"/>
          <w:szCs w:val="22"/>
          <w:lang w:val="en-US"/>
        </w:rPr>
        <w:t xml:space="preserve"> </w:t>
      </w:r>
      <w:commentRangeStart w:id="5"/>
      <w:r w:rsidR="000F3E21">
        <w:rPr>
          <w:rFonts w:asciiTheme="majorHAnsi" w:hAnsiTheme="majorHAnsi"/>
          <w:sz w:val="22"/>
          <w:szCs w:val="22"/>
          <w:lang w:val="en-US"/>
        </w:rPr>
        <w:t xml:space="preserve">Should ICES develop an interest in acquiring commercial rights to the source code, Parties will evaluate the feasibility and specific terms and conditions related </w:t>
      </w:r>
      <w:proofErr w:type="gramStart"/>
      <w:r w:rsidR="000F3E21">
        <w:rPr>
          <w:rFonts w:asciiTheme="majorHAnsi" w:hAnsiTheme="majorHAnsi"/>
          <w:sz w:val="22"/>
          <w:szCs w:val="22"/>
          <w:lang w:val="en-US"/>
        </w:rPr>
        <w:t>hereto.</w:t>
      </w:r>
      <w:proofErr w:type="gramEnd"/>
      <w:r w:rsidR="008A6416" w:rsidRPr="008A6416">
        <w:rPr>
          <w:rFonts w:asciiTheme="majorHAnsi" w:hAnsiTheme="majorHAnsi"/>
          <w:sz w:val="22"/>
          <w:szCs w:val="22"/>
          <w:lang w:val="en-US"/>
        </w:rPr>
        <w:br/>
      </w:r>
      <w:commentRangeEnd w:id="5"/>
      <w:r w:rsidR="00434855">
        <w:rPr>
          <w:rStyle w:val="CommentReference"/>
          <w:rFonts w:asciiTheme="minorHAnsi" w:eastAsiaTheme="minorHAnsi" w:hAnsiTheme="minorHAnsi" w:cstheme="minorBidi"/>
          <w:bCs w:val="0"/>
          <w:iCs w:val="0"/>
          <w:lang w:eastAsia="en-US"/>
        </w:rPr>
        <w:commentReference w:id="5"/>
      </w:r>
    </w:p>
    <w:p w14:paraId="56783310" w14:textId="03BC082E" w:rsidR="00664A64" w:rsidRDefault="008A6416" w:rsidP="008A6416">
      <w:pPr>
        <w:pStyle w:val="Heading2"/>
        <w:jc w:val="left"/>
        <w:rPr>
          <w:ins w:id="6" w:author="Björn Possé" w:date="2017-09-05T09:35:00Z"/>
          <w:rFonts w:asciiTheme="majorHAnsi" w:hAnsiTheme="majorHAnsi"/>
          <w:sz w:val="22"/>
          <w:szCs w:val="22"/>
          <w:lang w:val="en-US"/>
        </w:rPr>
      </w:pPr>
      <w:r>
        <w:rPr>
          <w:rFonts w:asciiTheme="majorHAnsi" w:hAnsiTheme="majorHAnsi"/>
          <w:sz w:val="22"/>
          <w:szCs w:val="22"/>
          <w:lang w:val="en-US"/>
        </w:rPr>
        <w:t xml:space="preserve">The </w:t>
      </w:r>
      <w:r w:rsidR="00E74C14">
        <w:rPr>
          <w:rFonts w:asciiTheme="majorHAnsi" w:hAnsiTheme="majorHAnsi"/>
          <w:sz w:val="22"/>
          <w:szCs w:val="22"/>
          <w:lang w:val="en-US"/>
        </w:rPr>
        <w:t>s</w:t>
      </w:r>
      <w:r>
        <w:rPr>
          <w:rFonts w:asciiTheme="majorHAnsi" w:hAnsiTheme="majorHAnsi"/>
          <w:sz w:val="22"/>
          <w:szCs w:val="22"/>
          <w:lang w:val="en-US"/>
        </w:rPr>
        <w:t>oftware</w:t>
      </w:r>
      <w:ins w:id="7" w:author="Björn Possé" w:date="2017-09-05T09:51:00Z">
        <w:r w:rsidR="000F3E21">
          <w:rPr>
            <w:rFonts w:asciiTheme="majorHAnsi" w:hAnsiTheme="majorHAnsi"/>
            <w:sz w:val="22"/>
            <w:szCs w:val="22"/>
            <w:lang w:val="en-US"/>
          </w:rPr>
          <w:t xml:space="preserve"> </w:t>
        </w:r>
      </w:ins>
      <w:r w:rsidR="00E74C14">
        <w:rPr>
          <w:rFonts w:asciiTheme="majorHAnsi" w:hAnsiTheme="majorHAnsi"/>
          <w:sz w:val="22"/>
          <w:szCs w:val="22"/>
          <w:lang w:val="en-US"/>
        </w:rPr>
        <w:t>a</w:t>
      </w:r>
      <w:r w:rsidR="000F3E21">
        <w:rPr>
          <w:rFonts w:asciiTheme="majorHAnsi" w:hAnsiTheme="majorHAnsi"/>
          <w:sz w:val="22"/>
          <w:szCs w:val="22"/>
          <w:lang w:val="en-US"/>
        </w:rPr>
        <w:t>pplication</w:t>
      </w:r>
      <w:r>
        <w:rPr>
          <w:rFonts w:asciiTheme="majorHAnsi" w:hAnsiTheme="majorHAnsi"/>
          <w:sz w:val="22"/>
          <w:szCs w:val="22"/>
          <w:lang w:val="en-US"/>
        </w:rPr>
        <w:t xml:space="preserve"> can</w:t>
      </w:r>
      <w:r w:rsidRPr="008A6416">
        <w:rPr>
          <w:rFonts w:asciiTheme="majorHAnsi" w:hAnsiTheme="majorHAnsi"/>
          <w:sz w:val="22"/>
          <w:szCs w:val="22"/>
          <w:lang w:val="en-US"/>
        </w:rPr>
        <w:t xml:space="preserve">not be used to manage </w:t>
      </w:r>
      <w:r w:rsidR="009B3676">
        <w:rPr>
          <w:rFonts w:asciiTheme="majorHAnsi" w:hAnsiTheme="majorHAnsi"/>
          <w:sz w:val="22"/>
          <w:szCs w:val="22"/>
          <w:lang w:val="en-US"/>
        </w:rPr>
        <w:t>data that are not part of an ICES workshop or exchange organized by ICES.</w:t>
      </w:r>
      <w:ins w:id="8" w:author="Björn Possé" w:date="2017-09-05T09:32:00Z">
        <w:r w:rsidR="00011B51">
          <w:rPr>
            <w:rFonts w:asciiTheme="majorHAnsi" w:hAnsiTheme="majorHAnsi"/>
            <w:sz w:val="22"/>
            <w:szCs w:val="22"/>
            <w:lang w:val="en-US"/>
          </w:rPr>
          <w:t xml:space="preserve"> </w:t>
        </w:r>
      </w:ins>
      <w:commentRangeStart w:id="9"/>
      <w:r w:rsidR="009B3676">
        <w:rPr>
          <w:rFonts w:asciiTheme="majorHAnsi" w:hAnsiTheme="majorHAnsi"/>
          <w:sz w:val="22"/>
          <w:szCs w:val="22"/>
          <w:lang w:val="en-US"/>
        </w:rPr>
        <w:t xml:space="preserve">For such cases, ICES members should contact ILVO to negotiate terms and conditions for acquiring a license under reasonable market conditions.   </w:t>
      </w:r>
      <w:commentRangeEnd w:id="9"/>
      <w:r w:rsidR="00434855">
        <w:rPr>
          <w:rStyle w:val="CommentReference"/>
          <w:rFonts w:asciiTheme="minorHAnsi" w:eastAsiaTheme="minorHAnsi" w:hAnsiTheme="minorHAnsi" w:cstheme="minorBidi"/>
          <w:bCs w:val="0"/>
          <w:iCs w:val="0"/>
          <w:lang w:eastAsia="en-US"/>
        </w:rPr>
        <w:commentReference w:id="9"/>
      </w:r>
    </w:p>
    <w:p w14:paraId="637AF60B" w14:textId="77777777" w:rsidR="00664A64" w:rsidRDefault="00664A64" w:rsidP="00B65177">
      <w:pPr>
        <w:pStyle w:val="Heading2"/>
        <w:numPr>
          <w:ilvl w:val="0"/>
          <w:numId w:val="0"/>
        </w:numPr>
        <w:ind w:left="851"/>
        <w:jc w:val="left"/>
        <w:rPr>
          <w:ins w:id="10" w:author="Björn Possé" w:date="2017-09-05T09:35:00Z"/>
          <w:rFonts w:asciiTheme="majorHAnsi" w:hAnsiTheme="majorHAnsi"/>
          <w:sz w:val="22"/>
          <w:szCs w:val="22"/>
          <w:lang w:val="en-US"/>
        </w:rPr>
      </w:pPr>
    </w:p>
    <w:p w14:paraId="6175D721" w14:textId="3FC2A13C" w:rsidR="00664A64" w:rsidRDefault="00011B51" w:rsidP="008A6416">
      <w:pPr>
        <w:pStyle w:val="Heading2"/>
        <w:jc w:val="left"/>
        <w:rPr>
          <w:ins w:id="11" w:author="Björn Possé" w:date="2017-09-05T09:38:00Z"/>
          <w:rFonts w:asciiTheme="majorHAnsi" w:hAnsiTheme="majorHAnsi"/>
          <w:sz w:val="22"/>
          <w:szCs w:val="22"/>
          <w:lang w:val="en-US"/>
        </w:rPr>
      </w:pPr>
      <w:commentRangeStart w:id="12"/>
      <w:ins w:id="13" w:author="Björn Possé" w:date="2017-09-05T09:32:00Z">
        <w:r>
          <w:rPr>
            <w:rFonts w:asciiTheme="majorHAnsi" w:hAnsiTheme="majorHAnsi"/>
            <w:sz w:val="22"/>
            <w:szCs w:val="22"/>
            <w:lang w:val="en-US"/>
          </w:rPr>
          <w:t xml:space="preserve">ICES acknowledges </w:t>
        </w:r>
      </w:ins>
      <w:ins w:id="14" w:author="Björn Possé" w:date="2017-09-05T09:35:00Z">
        <w:r w:rsidR="00664A64">
          <w:rPr>
            <w:rFonts w:asciiTheme="majorHAnsi" w:hAnsiTheme="majorHAnsi"/>
            <w:sz w:val="22"/>
            <w:szCs w:val="22"/>
            <w:lang w:val="en-US"/>
          </w:rPr>
          <w:t xml:space="preserve">that </w:t>
        </w:r>
      </w:ins>
      <w:ins w:id="15" w:author="Björn Possé" w:date="2017-09-05T09:32:00Z">
        <w:r w:rsidR="00664A64">
          <w:rPr>
            <w:rFonts w:asciiTheme="majorHAnsi" w:hAnsiTheme="majorHAnsi"/>
            <w:sz w:val="22"/>
            <w:szCs w:val="22"/>
            <w:lang w:val="en-US"/>
          </w:rPr>
          <w:t>significant</w:t>
        </w:r>
        <w:r>
          <w:rPr>
            <w:rFonts w:asciiTheme="majorHAnsi" w:hAnsiTheme="majorHAnsi"/>
            <w:sz w:val="22"/>
            <w:szCs w:val="22"/>
            <w:lang w:val="en-US"/>
          </w:rPr>
          <w:t xml:space="preserve"> </w:t>
        </w:r>
      </w:ins>
      <w:ins w:id="16" w:author="Björn Possé" w:date="2017-09-05T09:36:00Z">
        <w:r w:rsidR="00664A64">
          <w:rPr>
            <w:rFonts w:asciiTheme="majorHAnsi" w:hAnsiTheme="majorHAnsi"/>
            <w:sz w:val="22"/>
            <w:szCs w:val="22"/>
            <w:lang w:val="en-US"/>
          </w:rPr>
          <w:t xml:space="preserve">intellectual and financial </w:t>
        </w:r>
      </w:ins>
      <w:ins w:id="17" w:author="Björn Possé" w:date="2017-09-05T09:32:00Z">
        <w:r>
          <w:rPr>
            <w:rFonts w:asciiTheme="majorHAnsi" w:hAnsiTheme="majorHAnsi"/>
            <w:sz w:val="22"/>
            <w:szCs w:val="22"/>
            <w:lang w:val="en-US"/>
          </w:rPr>
          <w:t>investments</w:t>
        </w:r>
      </w:ins>
      <w:ins w:id="18" w:author="Björn Possé" w:date="2017-09-05T09:36:00Z">
        <w:r w:rsidR="00664A64">
          <w:rPr>
            <w:rFonts w:asciiTheme="majorHAnsi" w:hAnsiTheme="majorHAnsi"/>
            <w:sz w:val="22"/>
            <w:szCs w:val="22"/>
            <w:lang w:val="en-US"/>
          </w:rPr>
          <w:t xml:space="preserve"> were</w:t>
        </w:r>
      </w:ins>
      <w:ins w:id="19" w:author="Björn Possé" w:date="2017-09-05T09:32:00Z">
        <w:r>
          <w:rPr>
            <w:rFonts w:asciiTheme="majorHAnsi" w:hAnsiTheme="majorHAnsi"/>
            <w:sz w:val="22"/>
            <w:szCs w:val="22"/>
            <w:lang w:val="en-US"/>
          </w:rPr>
          <w:t xml:space="preserve"> made by ILVO in developing </w:t>
        </w:r>
        <w:r w:rsidR="00664A64">
          <w:rPr>
            <w:rFonts w:asciiTheme="majorHAnsi" w:hAnsiTheme="majorHAnsi"/>
            <w:sz w:val="22"/>
            <w:szCs w:val="22"/>
            <w:lang w:val="en-US"/>
          </w:rPr>
          <w:t xml:space="preserve">the </w:t>
        </w:r>
        <w:del w:id="20" w:author="Wim Allegaert" w:date="2017-09-05T12:27:00Z">
          <w:r w:rsidR="00664A64" w:rsidDel="00E74C14">
            <w:rPr>
              <w:rFonts w:asciiTheme="majorHAnsi" w:hAnsiTheme="majorHAnsi"/>
              <w:sz w:val="22"/>
              <w:szCs w:val="22"/>
              <w:lang w:val="en-US"/>
            </w:rPr>
            <w:delText>S</w:delText>
          </w:r>
        </w:del>
      </w:ins>
      <w:ins w:id="21" w:author="Wim Allegaert" w:date="2017-09-05T12:27:00Z">
        <w:r w:rsidR="00E74C14">
          <w:rPr>
            <w:rFonts w:asciiTheme="majorHAnsi" w:hAnsiTheme="majorHAnsi"/>
            <w:sz w:val="22"/>
            <w:szCs w:val="22"/>
            <w:lang w:val="en-US"/>
          </w:rPr>
          <w:t>s</w:t>
        </w:r>
      </w:ins>
      <w:ins w:id="22" w:author="Björn Possé" w:date="2017-09-05T09:32:00Z">
        <w:r w:rsidR="00664A64">
          <w:rPr>
            <w:rFonts w:asciiTheme="majorHAnsi" w:hAnsiTheme="majorHAnsi"/>
            <w:sz w:val="22"/>
            <w:szCs w:val="22"/>
            <w:lang w:val="en-US"/>
          </w:rPr>
          <w:t xml:space="preserve">oftware </w:t>
        </w:r>
        <w:del w:id="23" w:author="Wim Allegaert" w:date="2017-09-05T12:27:00Z">
          <w:r w:rsidR="00664A64" w:rsidDel="00E74C14">
            <w:rPr>
              <w:rFonts w:asciiTheme="majorHAnsi" w:hAnsiTheme="majorHAnsi"/>
              <w:sz w:val="22"/>
              <w:szCs w:val="22"/>
              <w:lang w:val="en-US"/>
            </w:rPr>
            <w:delText>A</w:delText>
          </w:r>
        </w:del>
      </w:ins>
      <w:ins w:id="24" w:author="Wim Allegaert" w:date="2017-09-05T12:27:00Z">
        <w:r w:rsidR="00E74C14">
          <w:rPr>
            <w:rFonts w:asciiTheme="majorHAnsi" w:hAnsiTheme="majorHAnsi"/>
            <w:sz w:val="22"/>
            <w:szCs w:val="22"/>
            <w:lang w:val="en-US"/>
          </w:rPr>
          <w:t>a</w:t>
        </w:r>
      </w:ins>
      <w:ins w:id="25" w:author="Björn Possé" w:date="2017-09-05T09:32:00Z">
        <w:r>
          <w:rPr>
            <w:rFonts w:asciiTheme="majorHAnsi" w:hAnsiTheme="majorHAnsi"/>
            <w:sz w:val="22"/>
            <w:szCs w:val="22"/>
            <w:lang w:val="en-US"/>
          </w:rPr>
          <w:t>pplication</w:t>
        </w:r>
      </w:ins>
      <w:ins w:id="26" w:author="Björn Possé" w:date="2017-09-05T09:33:00Z">
        <w:r>
          <w:rPr>
            <w:rFonts w:asciiTheme="majorHAnsi" w:hAnsiTheme="majorHAnsi"/>
            <w:sz w:val="22"/>
            <w:szCs w:val="22"/>
            <w:lang w:val="en-US"/>
          </w:rPr>
          <w:t xml:space="preserve">. Should ICES become aware or should ICES be informed of ICES members </w:t>
        </w:r>
      </w:ins>
      <w:ins w:id="27" w:author="Björn Possé" w:date="2017-09-05T09:37:00Z">
        <w:r w:rsidR="00664A64">
          <w:rPr>
            <w:rFonts w:asciiTheme="majorHAnsi" w:hAnsiTheme="majorHAnsi"/>
            <w:sz w:val="22"/>
            <w:szCs w:val="22"/>
            <w:lang w:val="en-US"/>
          </w:rPr>
          <w:t>having the intention of</w:t>
        </w:r>
      </w:ins>
      <w:ins w:id="28" w:author="Björn Possé" w:date="2017-09-05T09:33:00Z">
        <w:r>
          <w:rPr>
            <w:rFonts w:asciiTheme="majorHAnsi" w:hAnsiTheme="majorHAnsi"/>
            <w:sz w:val="22"/>
            <w:szCs w:val="22"/>
            <w:lang w:val="en-US"/>
          </w:rPr>
          <w:t xml:space="preserve"> using the </w:t>
        </w:r>
        <w:del w:id="29" w:author="Wim Allegaert" w:date="2017-09-05T12:27:00Z">
          <w:r w:rsidDel="00E74C14">
            <w:rPr>
              <w:rFonts w:asciiTheme="majorHAnsi" w:hAnsiTheme="majorHAnsi"/>
              <w:sz w:val="22"/>
              <w:szCs w:val="22"/>
              <w:lang w:val="en-US"/>
            </w:rPr>
            <w:delText>S</w:delText>
          </w:r>
        </w:del>
      </w:ins>
      <w:ins w:id="30" w:author="Wim Allegaert" w:date="2017-09-05T12:27:00Z">
        <w:r w:rsidR="00E74C14">
          <w:rPr>
            <w:rFonts w:asciiTheme="majorHAnsi" w:hAnsiTheme="majorHAnsi"/>
            <w:sz w:val="22"/>
            <w:szCs w:val="22"/>
            <w:lang w:val="en-US"/>
          </w:rPr>
          <w:t>s</w:t>
        </w:r>
      </w:ins>
      <w:ins w:id="31" w:author="Björn Possé" w:date="2017-09-05T09:33:00Z">
        <w:r>
          <w:rPr>
            <w:rFonts w:asciiTheme="majorHAnsi" w:hAnsiTheme="majorHAnsi"/>
            <w:sz w:val="22"/>
            <w:szCs w:val="22"/>
            <w:lang w:val="en-US"/>
          </w:rPr>
          <w:t xml:space="preserve">oftware </w:t>
        </w:r>
        <w:bookmarkStart w:id="32" w:name="_GoBack"/>
        <w:bookmarkEnd w:id="32"/>
        <w:del w:id="33" w:author="Wim Allegaert" w:date="2017-09-05T12:27:00Z">
          <w:r w:rsidDel="00E74C14">
            <w:rPr>
              <w:rFonts w:asciiTheme="majorHAnsi" w:hAnsiTheme="majorHAnsi"/>
              <w:sz w:val="22"/>
              <w:szCs w:val="22"/>
              <w:lang w:val="en-US"/>
            </w:rPr>
            <w:delText>A</w:delText>
          </w:r>
        </w:del>
      </w:ins>
      <w:ins w:id="34" w:author="Wim Allegaert" w:date="2017-09-05T12:27:00Z">
        <w:r w:rsidR="00E74C14">
          <w:rPr>
            <w:rFonts w:asciiTheme="majorHAnsi" w:hAnsiTheme="majorHAnsi"/>
            <w:sz w:val="22"/>
            <w:szCs w:val="22"/>
            <w:lang w:val="en-US"/>
          </w:rPr>
          <w:t>a</w:t>
        </w:r>
      </w:ins>
      <w:ins w:id="35" w:author="Björn Possé" w:date="2017-09-05T09:33:00Z">
        <w:r>
          <w:rPr>
            <w:rFonts w:asciiTheme="majorHAnsi" w:hAnsiTheme="majorHAnsi"/>
            <w:sz w:val="22"/>
            <w:szCs w:val="22"/>
            <w:lang w:val="en-US"/>
          </w:rPr>
          <w:t xml:space="preserve">pplication for </w:t>
        </w:r>
      </w:ins>
      <w:ins w:id="36" w:author="Björn Possé" w:date="2017-09-05T09:34:00Z">
        <w:r>
          <w:rPr>
            <w:rFonts w:asciiTheme="majorHAnsi" w:hAnsiTheme="majorHAnsi"/>
            <w:sz w:val="22"/>
            <w:szCs w:val="22"/>
            <w:lang w:val="en-US"/>
          </w:rPr>
          <w:t xml:space="preserve">managing </w:t>
        </w:r>
      </w:ins>
      <w:ins w:id="37" w:author="Björn Possé" w:date="2017-09-05T09:33:00Z">
        <w:r>
          <w:rPr>
            <w:rFonts w:asciiTheme="majorHAnsi" w:hAnsiTheme="majorHAnsi"/>
            <w:sz w:val="22"/>
            <w:szCs w:val="22"/>
            <w:lang w:val="en-US"/>
          </w:rPr>
          <w:t>internal</w:t>
        </w:r>
      </w:ins>
      <w:ins w:id="38" w:author="Björn Possé" w:date="2017-09-05T09:34:00Z">
        <w:r w:rsidR="00664A64">
          <w:rPr>
            <w:rFonts w:asciiTheme="majorHAnsi" w:hAnsiTheme="majorHAnsi"/>
            <w:sz w:val="22"/>
            <w:szCs w:val="22"/>
            <w:lang w:val="en-US"/>
          </w:rPr>
          <w:t xml:space="preserve"> data, ICES will inform these members of the specific restrictions </w:t>
        </w:r>
      </w:ins>
      <w:ins w:id="39" w:author="Björn Possé" w:date="2017-09-05T09:37:00Z">
        <w:r w:rsidR="00664A64">
          <w:rPr>
            <w:rFonts w:asciiTheme="majorHAnsi" w:hAnsiTheme="majorHAnsi"/>
            <w:sz w:val="22"/>
            <w:szCs w:val="22"/>
            <w:lang w:val="en-US"/>
          </w:rPr>
          <w:t xml:space="preserve">relating to the </w:t>
        </w:r>
      </w:ins>
      <w:ins w:id="40" w:author="Björn Possé" w:date="2017-09-05T09:41:00Z">
        <w:r w:rsidR="00664A64">
          <w:rPr>
            <w:rFonts w:asciiTheme="majorHAnsi" w:hAnsiTheme="majorHAnsi"/>
            <w:sz w:val="22"/>
            <w:szCs w:val="22"/>
            <w:lang w:val="en-US"/>
          </w:rPr>
          <w:t>License Agreement</w:t>
        </w:r>
      </w:ins>
      <w:ins w:id="41" w:author="Björn Possé" w:date="2017-09-05T09:37:00Z">
        <w:r w:rsidR="00664A64">
          <w:rPr>
            <w:rFonts w:asciiTheme="majorHAnsi" w:hAnsiTheme="majorHAnsi"/>
            <w:sz w:val="22"/>
            <w:szCs w:val="22"/>
            <w:lang w:val="en-US"/>
          </w:rPr>
          <w:t>.</w:t>
        </w:r>
      </w:ins>
      <w:ins w:id="42" w:author="Björn Possé" w:date="2017-09-05T09:38:00Z">
        <w:r w:rsidR="00664A64">
          <w:rPr>
            <w:rFonts w:asciiTheme="majorHAnsi" w:hAnsiTheme="majorHAnsi"/>
            <w:sz w:val="22"/>
            <w:szCs w:val="22"/>
            <w:lang w:val="en-US"/>
          </w:rPr>
          <w:t xml:space="preserve"> </w:t>
        </w:r>
      </w:ins>
      <w:commentRangeEnd w:id="12"/>
      <w:r w:rsidR="003A74F6">
        <w:rPr>
          <w:rStyle w:val="CommentReference"/>
          <w:rFonts w:asciiTheme="minorHAnsi" w:eastAsiaTheme="minorHAnsi" w:hAnsiTheme="minorHAnsi" w:cstheme="minorBidi"/>
          <w:bCs w:val="0"/>
          <w:iCs w:val="0"/>
          <w:lang w:eastAsia="en-US"/>
        </w:rPr>
        <w:commentReference w:id="12"/>
      </w:r>
    </w:p>
    <w:p w14:paraId="0362208E" w14:textId="77777777" w:rsidR="00664A64" w:rsidRDefault="00664A64" w:rsidP="00B65177">
      <w:pPr>
        <w:pStyle w:val="Heading2"/>
        <w:numPr>
          <w:ilvl w:val="0"/>
          <w:numId w:val="0"/>
        </w:numPr>
        <w:ind w:left="851"/>
        <w:jc w:val="left"/>
        <w:rPr>
          <w:ins w:id="43" w:author="Björn Possé" w:date="2017-09-05T09:38:00Z"/>
          <w:rFonts w:asciiTheme="majorHAnsi" w:hAnsiTheme="majorHAnsi"/>
          <w:sz w:val="22"/>
          <w:szCs w:val="22"/>
          <w:lang w:val="en-US"/>
        </w:rPr>
      </w:pPr>
    </w:p>
    <w:p w14:paraId="129AE0B1" w14:textId="7639D694" w:rsidR="008A6416" w:rsidRPr="008A6416" w:rsidRDefault="008A6416" w:rsidP="00B65177">
      <w:pPr>
        <w:pStyle w:val="Heading2"/>
        <w:numPr>
          <w:ilvl w:val="0"/>
          <w:numId w:val="0"/>
        </w:numPr>
        <w:ind w:left="851"/>
        <w:jc w:val="left"/>
        <w:rPr>
          <w:rFonts w:asciiTheme="majorHAnsi" w:hAnsiTheme="majorHAnsi"/>
          <w:sz w:val="22"/>
          <w:szCs w:val="22"/>
          <w:lang w:val="en-US"/>
        </w:rPr>
      </w:pPr>
      <w:r w:rsidRPr="008A6416">
        <w:rPr>
          <w:rFonts w:asciiTheme="majorHAnsi" w:hAnsiTheme="majorHAnsi"/>
          <w:sz w:val="22"/>
          <w:szCs w:val="22"/>
          <w:lang w:val="en-US"/>
        </w:rPr>
        <w:br/>
      </w:r>
    </w:p>
    <w:p w14:paraId="2A81F0F8" w14:textId="3B58F362" w:rsidR="004675E4" w:rsidRPr="00532991" w:rsidRDefault="001B7FE1" w:rsidP="00532991">
      <w:pPr>
        <w:pStyle w:val="Heading2"/>
        <w:rPr>
          <w:rFonts w:asciiTheme="majorHAnsi" w:hAnsiTheme="majorHAnsi"/>
          <w:sz w:val="22"/>
          <w:szCs w:val="22"/>
          <w:lang w:val="en-US"/>
        </w:rPr>
      </w:pPr>
      <w:r w:rsidRPr="00532991">
        <w:rPr>
          <w:rFonts w:asciiTheme="majorHAnsi" w:hAnsiTheme="majorHAnsi"/>
          <w:sz w:val="22"/>
          <w:szCs w:val="22"/>
          <w:lang w:val="en-US"/>
        </w:rPr>
        <w:t>The License Agreement does not include a license to any third party software.</w:t>
      </w:r>
    </w:p>
    <w:p w14:paraId="560625B2" w14:textId="77777777" w:rsidR="004675E4" w:rsidRPr="00532991" w:rsidRDefault="004675E4" w:rsidP="00532991">
      <w:pPr>
        <w:pStyle w:val="Heading2"/>
        <w:numPr>
          <w:ilvl w:val="0"/>
          <w:numId w:val="0"/>
        </w:numPr>
        <w:spacing w:line="240" w:lineRule="auto"/>
        <w:ind w:left="851"/>
        <w:rPr>
          <w:rFonts w:asciiTheme="majorHAnsi" w:hAnsiTheme="majorHAnsi"/>
          <w:sz w:val="22"/>
          <w:szCs w:val="22"/>
          <w:lang w:val="en-US"/>
        </w:rPr>
      </w:pPr>
    </w:p>
    <w:p w14:paraId="2E76CD08" w14:textId="147615DE" w:rsidR="008A6416" w:rsidRPr="008A6416" w:rsidRDefault="00D245BD" w:rsidP="008A6416">
      <w:pPr>
        <w:pStyle w:val="Heading2"/>
        <w:rPr>
          <w:rFonts w:asciiTheme="majorHAnsi" w:hAnsiTheme="majorHAnsi"/>
          <w:sz w:val="22"/>
          <w:szCs w:val="22"/>
          <w:lang w:val="en-US"/>
        </w:rPr>
      </w:pPr>
      <w:r>
        <w:rPr>
          <w:rFonts w:asciiTheme="majorHAnsi" w:hAnsiTheme="majorHAnsi"/>
          <w:sz w:val="22"/>
          <w:szCs w:val="22"/>
          <w:lang w:val="en-GB"/>
        </w:rPr>
        <w:t xml:space="preserve">ILVO retain </w:t>
      </w:r>
      <w:r w:rsidR="00664A64">
        <w:rPr>
          <w:rFonts w:asciiTheme="majorHAnsi" w:hAnsiTheme="majorHAnsi"/>
          <w:sz w:val="22"/>
          <w:szCs w:val="22"/>
          <w:lang w:val="en-GB"/>
        </w:rPr>
        <w:t xml:space="preserve">all </w:t>
      </w:r>
      <w:r>
        <w:rPr>
          <w:rFonts w:asciiTheme="majorHAnsi" w:hAnsiTheme="majorHAnsi"/>
          <w:sz w:val="22"/>
          <w:szCs w:val="22"/>
          <w:lang w:val="en-GB"/>
        </w:rPr>
        <w:t xml:space="preserve">rights to the </w:t>
      </w:r>
      <w:r w:rsidR="000F3E21">
        <w:rPr>
          <w:rFonts w:asciiTheme="majorHAnsi" w:hAnsiTheme="majorHAnsi"/>
          <w:sz w:val="22"/>
          <w:szCs w:val="22"/>
          <w:lang w:val="en-GB"/>
        </w:rPr>
        <w:t>S</w:t>
      </w:r>
      <w:r>
        <w:rPr>
          <w:rFonts w:asciiTheme="majorHAnsi" w:hAnsiTheme="majorHAnsi"/>
          <w:sz w:val="22"/>
          <w:szCs w:val="22"/>
          <w:lang w:val="en-GB"/>
        </w:rPr>
        <w:t xml:space="preserve">oftware </w:t>
      </w:r>
      <w:r w:rsidR="000F3E21">
        <w:rPr>
          <w:rFonts w:asciiTheme="majorHAnsi" w:hAnsiTheme="majorHAnsi"/>
          <w:sz w:val="22"/>
          <w:szCs w:val="22"/>
          <w:lang w:val="en-GB"/>
        </w:rPr>
        <w:t>A</w:t>
      </w:r>
      <w:r>
        <w:rPr>
          <w:rFonts w:asciiTheme="majorHAnsi" w:hAnsiTheme="majorHAnsi"/>
          <w:sz w:val="22"/>
          <w:szCs w:val="22"/>
          <w:lang w:val="en-GB"/>
        </w:rPr>
        <w:t xml:space="preserve">pplication, </w:t>
      </w:r>
      <w:r w:rsidR="000F3E21">
        <w:rPr>
          <w:rFonts w:asciiTheme="majorHAnsi" w:hAnsiTheme="majorHAnsi"/>
          <w:sz w:val="22"/>
          <w:szCs w:val="22"/>
          <w:lang w:val="en-GB"/>
        </w:rPr>
        <w:t>Documentation, source code, future developments</w:t>
      </w:r>
      <w:r>
        <w:rPr>
          <w:rFonts w:asciiTheme="majorHAnsi" w:hAnsiTheme="majorHAnsi"/>
          <w:sz w:val="22"/>
          <w:szCs w:val="22"/>
          <w:lang w:val="en-GB"/>
        </w:rPr>
        <w:t xml:space="preserve"> and maintenance</w:t>
      </w:r>
      <w:r w:rsidR="0031363C">
        <w:rPr>
          <w:rFonts w:asciiTheme="majorHAnsi" w:hAnsiTheme="majorHAnsi"/>
          <w:sz w:val="22"/>
          <w:szCs w:val="22"/>
          <w:lang w:val="en-US"/>
        </w:rPr>
        <w:t>.</w:t>
      </w:r>
      <w:ins w:id="44" w:author="Wim Allegaert" w:date="2017-09-04T10:01:00Z">
        <w:r w:rsidR="008A6416">
          <w:rPr>
            <w:rFonts w:asciiTheme="majorHAnsi" w:hAnsiTheme="majorHAnsi"/>
            <w:sz w:val="22"/>
            <w:szCs w:val="22"/>
            <w:lang w:val="en-US"/>
          </w:rPr>
          <w:br/>
        </w:r>
      </w:ins>
    </w:p>
    <w:p w14:paraId="6265DE39" w14:textId="3FEA4234" w:rsidR="00D245BD" w:rsidRPr="00D245BD" w:rsidRDefault="008A6416" w:rsidP="00B65177">
      <w:pPr>
        <w:pStyle w:val="Heading2"/>
        <w:numPr>
          <w:ilvl w:val="0"/>
          <w:numId w:val="0"/>
        </w:numPr>
        <w:rPr>
          <w:rFonts w:asciiTheme="majorHAnsi" w:hAnsiTheme="majorHAnsi"/>
          <w:sz w:val="22"/>
          <w:szCs w:val="22"/>
          <w:lang w:val="en-US"/>
        </w:rPr>
      </w:pPr>
      <w:ins w:id="45" w:author="Wim Allegaert" w:date="2017-09-04T10:01:00Z">
        <w:del w:id="46" w:author="Neil Holdsworth" w:date="2017-09-06T15:28:00Z">
          <w:r w:rsidDel="00B65177">
            <w:rPr>
              <w:rFonts w:asciiTheme="majorHAnsi" w:hAnsiTheme="majorHAnsi"/>
              <w:sz w:val="22"/>
              <w:szCs w:val="22"/>
              <w:lang w:val="en-US"/>
            </w:rPr>
            <w:br/>
          </w:r>
        </w:del>
      </w:ins>
    </w:p>
    <w:p w14:paraId="4EC9E51E" w14:textId="3EAA66F7" w:rsidR="00135EFE" w:rsidRPr="00532991" w:rsidRDefault="00135EFE" w:rsidP="00532991">
      <w:pPr>
        <w:pStyle w:val="Heading2"/>
        <w:rPr>
          <w:rFonts w:asciiTheme="majorHAnsi" w:hAnsiTheme="majorHAnsi"/>
          <w:sz w:val="22"/>
          <w:szCs w:val="22"/>
          <w:lang w:val="en-US"/>
        </w:rPr>
      </w:pPr>
      <w:r w:rsidRPr="00532991">
        <w:rPr>
          <w:rFonts w:asciiTheme="majorHAnsi" w:hAnsiTheme="majorHAnsi"/>
          <w:sz w:val="22"/>
          <w:szCs w:val="22"/>
          <w:lang w:val="en-GB"/>
        </w:rPr>
        <w:t xml:space="preserve">ICES shall </w:t>
      </w:r>
      <w:r w:rsidR="00D245BD">
        <w:rPr>
          <w:rFonts w:asciiTheme="majorHAnsi" w:hAnsiTheme="majorHAnsi"/>
          <w:sz w:val="22"/>
          <w:szCs w:val="22"/>
          <w:lang w:val="en-GB"/>
        </w:rPr>
        <w:t>make a citation on the relevant ICES website pages</w:t>
      </w:r>
      <w:r w:rsidRPr="00532991">
        <w:rPr>
          <w:rFonts w:asciiTheme="majorHAnsi" w:hAnsiTheme="majorHAnsi"/>
          <w:sz w:val="22"/>
          <w:szCs w:val="22"/>
          <w:lang w:val="en-GB"/>
        </w:rPr>
        <w:t xml:space="preserve"> in the</w:t>
      </w:r>
      <w:r w:rsidR="00194973" w:rsidRPr="00532991">
        <w:rPr>
          <w:rFonts w:asciiTheme="majorHAnsi" w:hAnsiTheme="majorHAnsi"/>
          <w:sz w:val="22"/>
          <w:szCs w:val="22"/>
          <w:lang w:val="en-GB"/>
        </w:rPr>
        <w:t xml:space="preserve"> following</w:t>
      </w:r>
      <w:r w:rsidRPr="00532991">
        <w:rPr>
          <w:rFonts w:asciiTheme="majorHAnsi" w:hAnsiTheme="majorHAnsi"/>
          <w:sz w:val="22"/>
          <w:szCs w:val="22"/>
          <w:lang w:val="en-GB"/>
        </w:rPr>
        <w:t xml:space="preserve"> form</w:t>
      </w:r>
      <w:r w:rsidR="00194973" w:rsidRPr="00532991">
        <w:rPr>
          <w:rFonts w:asciiTheme="majorHAnsi" w:hAnsiTheme="majorHAnsi"/>
          <w:sz w:val="22"/>
          <w:szCs w:val="22"/>
          <w:lang w:val="en-GB"/>
        </w:rPr>
        <w:t>,</w:t>
      </w:r>
      <w:r w:rsidRPr="00532991">
        <w:rPr>
          <w:rFonts w:asciiTheme="majorHAnsi" w:hAnsiTheme="majorHAnsi"/>
          <w:sz w:val="22"/>
          <w:szCs w:val="22"/>
          <w:lang w:val="en-GB"/>
        </w:rPr>
        <w:t xml:space="preserve"> with the </w:t>
      </w:r>
      <w:r w:rsidR="00D245BD">
        <w:rPr>
          <w:rFonts w:asciiTheme="majorHAnsi" w:hAnsiTheme="majorHAnsi"/>
          <w:sz w:val="22"/>
          <w:szCs w:val="22"/>
          <w:lang w:val="en-GB"/>
        </w:rPr>
        <w:t>version of</w:t>
      </w:r>
      <w:r w:rsidRPr="00532991">
        <w:rPr>
          <w:rFonts w:asciiTheme="majorHAnsi" w:hAnsiTheme="majorHAnsi"/>
          <w:sz w:val="22"/>
          <w:szCs w:val="22"/>
          <w:lang w:val="en-GB"/>
        </w:rPr>
        <w:t xml:space="preserve"> the Software </w:t>
      </w:r>
      <w:r w:rsidR="00194973" w:rsidRPr="00532991">
        <w:rPr>
          <w:rFonts w:asciiTheme="majorHAnsi" w:hAnsiTheme="majorHAnsi"/>
          <w:sz w:val="22"/>
          <w:szCs w:val="22"/>
          <w:lang w:val="en-GB"/>
        </w:rPr>
        <w:t>inserted after the sign “©”:</w:t>
      </w:r>
      <w:r w:rsidR="00532991" w:rsidRPr="00532991">
        <w:rPr>
          <w:rFonts w:asciiTheme="majorHAnsi" w:hAnsiTheme="majorHAnsi"/>
          <w:sz w:val="22"/>
          <w:szCs w:val="22"/>
          <w:lang w:val="en-GB"/>
        </w:rPr>
        <w:t xml:space="preserve"> </w:t>
      </w:r>
      <w:r w:rsidRPr="00532991">
        <w:rPr>
          <w:rFonts w:asciiTheme="majorHAnsi" w:hAnsiTheme="majorHAnsi"/>
          <w:sz w:val="22"/>
          <w:szCs w:val="22"/>
          <w:lang w:val="en-US"/>
        </w:rPr>
        <w:t xml:space="preserve">Copyright </w:t>
      </w:r>
      <w:r w:rsidR="00B779D7" w:rsidRPr="00532991">
        <w:rPr>
          <w:rFonts w:asciiTheme="majorHAnsi" w:hAnsiTheme="majorHAnsi"/>
          <w:sz w:val="22"/>
          <w:szCs w:val="22"/>
          <w:lang w:val="en-US"/>
        </w:rPr>
        <w:t>©</w:t>
      </w:r>
      <w:r w:rsidR="00532991" w:rsidRPr="00532991">
        <w:rPr>
          <w:rFonts w:asciiTheme="majorHAnsi" w:hAnsiTheme="majorHAnsi"/>
          <w:sz w:val="22"/>
          <w:szCs w:val="22"/>
          <w:lang w:val="en-US"/>
        </w:rPr>
        <w:t xml:space="preserve"> [ ]</w:t>
      </w:r>
      <w:r w:rsidRPr="00532991">
        <w:rPr>
          <w:rFonts w:asciiTheme="majorHAnsi" w:hAnsiTheme="majorHAnsi"/>
          <w:sz w:val="22"/>
          <w:szCs w:val="22"/>
          <w:lang w:val="en-US"/>
        </w:rPr>
        <w:t xml:space="preserve">, </w:t>
      </w:r>
      <w:r w:rsidR="00D245BD">
        <w:rPr>
          <w:rFonts w:asciiTheme="majorHAnsi" w:hAnsiTheme="majorHAnsi"/>
          <w:sz w:val="22"/>
          <w:szCs w:val="22"/>
          <w:lang w:val="en-US"/>
        </w:rPr>
        <w:t>ILVO,</w:t>
      </w:r>
      <w:r w:rsidRPr="00532991">
        <w:rPr>
          <w:rFonts w:asciiTheme="majorHAnsi" w:hAnsiTheme="majorHAnsi"/>
          <w:sz w:val="22"/>
          <w:szCs w:val="22"/>
          <w:lang w:val="en-US"/>
        </w:rPr>
        <w:t xml:space="preserve"> </w:t>
      </w:r>
      <w:r w:rsidR="00D245BD">
        <w:rPr>
          <w:rFonts w:asciiTheme="majorHAnsi" w:hAnsiTheme="majorHAnsi"/>
          <w:sz w:val="22"/>
          <w:szCs w:val="22"/>
          <w:lang w:val="en-US"/>
        </w:rPr>
        <w:t>Belgium</w:t>
      </w:r>
      <w:r w:rsidR="00532991" w:rsidRPr="00532991">
        <w:rPr>
          <w:rFonts w:asciiTheme="majorHAnsi" w:hAnsiTheme="majorHAnsi"/>
          <w:sz w:val="22"/>
          <w:szCs w:val="22"/>
          <w:lang w:val="en-US"/>
        </w:rPr>
        <w:t xml:space="preserve">, </w:t>
      </w:r>
      <w:r w:rsidRPr="00532991">
        <w:rPr>
          <w:rFonts w:asciiTheme="majorHAnsi" w:hAnsiTheme="majorHAnsi"/>
          <w:sz w:val="22"/>
          <w:szCs w:val="22"/>
          <w:lang w:val="en-US"/>
        </w:rPr>
        <w:t>All rights reserved.</w:t>
      </w:r>
    </w:p>
    <w:p w14:paraId="32678D1C" w14:textId="77777777" w:rsidR="0020325D" w:rsidRPr="00532991" w:rsidRDefault="0020325D" w:rsidP="001B7FE1">
      <w:pPr>
        <w:pStyle w:val="Heading1"/>
        <w:numPr>
          <w:ilvl w:val="0"/>
          <w:numId w:val="0"/>
        </w:numPr>
        <w:spacing w:line="240" w:lineRule="auto"/>
        <w:ind w:left="284"/>
        <w:rPr>
          <w:rFonts w:asciiTheme="majorHAnsi" w:hAnsiTheme="majorHAnsi"/>
          <w:sz w:val="22"/>
          <w:szCs w:val="22"/>
          <w:lang w:val="en-GB"/>
        </w:rPr>
      </w:pPr>
    </w:p>
    <w:p w14:paraId="499D4383" w14:textId="77777777" w:rsidR="00194973" w:rsidRDefault="00033DA5" w:rsidP="001B7FE1">
      <w:pPr>
        <w:pStyle w:val="Heading1"/>
        <w:spacing w:line="240" w:lineRule="auto"/>
        <w:rPr>
          <w:rFonts w:asciiTheme="majorHAnsi" w:hAnsiTheme="majorHAnsi"/>
          <w:sz w:val="22"/>
          <w:szCs w:val="22"/>
          <w:lang w:val="en-GB"/>
        </w:rPr>
      </w:pPr>
      <w:r w:rsidRPr="00200DEF">
        <w:rPr>
          <w:rFonts w:asciiTheme="majorHAnsi" w:hAnsiTheme="majorHAnsi"/>
          <w:sz w:val="22"/>
          <w:szCs w:val="22"/>
          <w:lang w:val="en-GB"/>
        </w:rPr>
        <w:t>Delivery</w:t>
      </w:r>
    </w:p>
    <w:p w14:paraId="3133D859" w14:textId="77777777" w:rsidR="00200DEF" w:rsidRPr="00200DEF" w:rsidRDefault="00200DEF" w:rsidP="00200DEF">
      <w:pPr>
        <w:spacing w:after="0" w:line="240" w:lineRule="auto"/>
        <w:rPr>
          <w:lang w:val="en-GB" w:eastAsia="da-DK"/>
        </w:rPr>
      </w:pPr>
    </w:p>
    <w:p w14:paraId="2CFFAD6B" w14:textId="37E8B713" w:rsidR="00033DA5" w:rsidRPr="00777186" w:rsidRDefault="00690E3B" w:rsidP="00200DEF">
      <w:pPr>
        <w:pStyle w:val="Heading2"/>
        <w:numPr>
          <w:ilvl w:val="1"/>
          <w:numId w:val="5"/>
        </w:numPr>
        <w:tabs>
          <w:tab w:val="num" w:pos="1985"/>
        </w:tabs>
        <w:spacing w:line="240" w:lineRule="auto"/>
        <w:rPr>
          <w:rFonts w:asciiTheme="majorHAnsi" w:hAnsiTheme="majorHAnsi"/>
          <w:color w:val="000000"/>
          <w:sz w:val="22"/>
          <w:szCs w:val="22"/>
          <w:lang w:val="en-GB"/>
        </w:rPr>
      </w:pPr>
      <w:r w:rsidRPr="00777186">
        <w:rPr>
          <w:rFonts w:asciiTheme="majorHAnsi" w:hAnsiTheme="majorHAnsi"/>
          <w:color w:val="000000"/>
          <w:sz w:val="22"/>
          <w:szCs w:val="22"/>
          <w:lang w:val="en-US"/>
        </w:rPr>
        <w:t xml:space="preserve">ILVO will provide the appropriate </w:t>
      </w:r>
      <w:r w:rsidR="00A73F7A" w:rsidRPr="00777186">
        <w:rPr>
          <w:rFonts w:asciiTheme="majorHAnsi" w:hAnsiTheme="majorHAnsi"/>
          <w:color w:val="000000"/>
          <w:sz w:val="22"/>
          <w:szCs w:val="22"/>
          <w:lang w:val="en-US"/>
        </w:rPr>
        <w:t>software application</w:t>
      </w:r>
      <w:r w:rsidRPr="00777186">
        <w:rPr>
          <w:rFonts w:asciiTheme="majorHAnsi" w:hAnsiTheme="majorHAnsi"/>
          <w:color w:val="000000"/>
          <w:sz w:val="22"/>
          <w:szCs w:val="22"/>
          <w:lang w:val="en-US"/>
        </w:rPr>
        <w:t>, documentation to ICES related to the software application</w:t>
      </w:r>
      <w:r w:rsidR="00033DA5" w:rsidRPr="00777186">
        <w:rPr>
          <w:rFonts w:asciiTheme="majorHAnsi" w:hAnsiTheme="majorHAnsi"/>
          <w:color w:val="000000"/>
          <w:sz w:val="22"/>
          <w:szCs w:val="22"/>
          <w:lang w:val="en-GB"/>
        </w:rPr>
        <w:t xml:space="preserve">. </w:t>
      </w:r>
    </w:p>
    <w:p w14:paraId="67ACA89A" w14:textId="77777777" w:rsidR="00033DA5" w:rsidRPr="00200DEF" w:rsidRDefault="00033DA5" w:rsidP="00200DEF">
      <w:pPr>
        <w:spacing w:after="0" w:line="240" w:lineRule="auto"/>
        <w:rPr>
          <w:rFonts w:asciiTheme="majorHAnsi" w:hAnsiTheme="majorHAnsi"/>
          <w:lang w:val="en-GB"/>
        </w:rPr>
      </w:pPr>
    </w:p>
    <w:p w14:paraId="65CD07C4" w14:textId="77777777" w:rsidR="0055664F" w:rsidRDefault="0055664F" w:rsidP="00200DEF">
      <w:pPr>
        <w:pStyle w:val="Heading1"/>
        <w:spacing w:line="240" w:lineRule="auto"/>
        <w:rPr>
          <w:rFonts w:asciiTheme="majorHAnsi" w:hAnsiTheme="majorHAnsi"/>
          <w:sz w:val="22"/>
          <w:szCs w:val="22"/>
          <w:lang w:val="en-US"/>
        </w:rPr>
      </w:pPr>
      <w:r w:rsidRPr="00200DEF">
        <w:rPr>
          <w:rFonts w:asciiTheme="majorHAnsi" w:hAnsiTheme="majorHAnsi"/>
          <w:sz w:val="22"/>
          <w:szCs w:val="22"/>
          <w:lang w:val="en-US"/>
        </w:rPr>
        <w:t>Miscellaneous</w:t>
      </w:r>
    </w:p>
    <w:p w14:paraId="05AFD2A8" w14:textId="77777777" w:rsidR="00200DEF" w:rsidRPr="00200DEF" w:rsidRDefault="00200DEF" w:rsidP="00200DEF">
      <w:pPr>
        <w:spacing w:after="0" w:line="240" w:lineRule="auto"/>
        <w:rPr>
          <w:lang w:val="en-US" w:eastAsia="da-DK"/>
        </w:rPr>
      </w:pPr>
    </w:p>
    <w:p w14:paraId="45313273" w14:textId="618891A9" w:rsidR="0055664F" w:rsidRDefault="00690E3B" w:rsidP="00200DEF">
      <w:pPr>
        <w:pStyle w:val="Heading2"/>
        <w:spacing w:line="240" w:lineRule="auto"/>
        <w:rPr>
          <w:rFonts w:asciiTheme="majorHAnsi" w:hAnsiTheme="majorHAnsi"/>
          <w:color w:val="000000"/>
          <w:sz w:val="22"/>
          <w:szCs w:val="22"/>
          <w:lang w:val="en-US"/>
        </w:rPr>
      </w:pPr>
      <w:r>
        <w:rPr>
          <w:rFonts w:asciiTheme="majorHAnsi" w:hAnsiTheme="majorHAnsi"/>
          <w:sz w:val="22"/>
          <w:szCs w:val="22"/>
          <w:lang w:val="en-US"/>
        </w:rPr>
        <w:lastRenderedPageBreak/>
        <w:t>ILVO</w:t>
      </w:r>
      <w:r w:rsidR="00A24EF4">
        <w:rPr>
          <w:rFonts w:asciiTheme="majorHAnsi" w:hAnsiTheme="majorHAnsi"/>
          <w:sz w:val="22"/>
          <w:szCs w:val="22"/>
          <w:lang w:val="en-US"/>
        </w:rPr>
        <w:t xml:space="preserve"> delivers the </w:t>
      </w:r>
      <w:r w:rsidR="00E74C14">
        <w:rPr>
          <w:rFonts w:asciiTheme="majorHAnsi" w:hAnsiTheme="majorHAnsi"/>
          <w:sz w:val="22"/>
          <w:szCs w:val="22"/>
          <w:lang w:val="en-US"/>
        </w:rPr>
        <w:t xml:space="preserve">software </w:t>
      </w:r>
      <w:r>
        <w:rPr>
          <w:rFonts w:asciiTheme="majorHAnsi" w:hAnsiTheme="majorHAnsi"/>
          <w:sz w:val="22"/>
          <w:szCs w:val="22"/>
          <w:lang w:val="en-US"/>
        </w:rPr>
        <w:t>application</w:t>
      </w:r>
      <w:r w:rsidR="00A24EF4">
        <w:rPr>
          <w:rFonts w:asciiTheme="majorHAnsi" w:hAnsiTheme="majorHAnsi"/>
          <w:sz w:val="22"/>
          <w:szCs w:val="22"/>
          <w:lang w:val="en-US"/>
        </w:rPr>
        <w:t xml:space="preserve"> and</w:t>
      </w:r>
      <w:r w:rsidR="0055664F" w:rsidRPr="00200DEF">
        <w:rPr>
          <w:rFonts w:asciiTheme="majorHAnsi" w:hAnsiTheme="majorHAnsi"/>
          <w:sz w:val="22"/>
          <w:szCs w:val="22"/>
          <w:lang w:val="en-US"/>
        </w:rPr>
        <w:t xml:space="preserve"> Documentation “as is”</w:t>
      </w:r>
      <w:r w:rsidR="0020325D" w:rsidRPr="00200DEF">
        <w:rPr>
          <w:rFonts w:asciiTheme="majorHAnsi" w:hAnsiTheme="majorHAnsi"/>
          <w:sz w:val="22"/>
          <w:szCs w:val="22"/>
          <w:lang w:val="en-US"/>
        </w:rPr>
        <w:t xml:space="preserve"> and in </w:t>
      </w:r>
      <w:r w:rsidR="0020325D" w:rsidRPr="00200DEF">
        <w:rPr>
          <w:rFonts w:asciiTheme="majorHAnsi" w:hAnsiTheme="majorHAnsi"/>
          <w:color w:val="000000"/>
          <w:sz w:val="22"/>
          <w:szCs w:val="22"/>
          <w:lang w:val="en-US"/>
        </w:rPr>
        <w:t>the present version at the Effective Date without any warrant</w:t>
      </w:r>
      <w:r w:rsidR="00200DEF">
        <w:rPr>
          <w:rFonts w:asciiTheme="majorHAnsi" w:hAnsiTheme="majorHAnsi"/>
          <w:color w:val="000000"/>
          <w:sz w:val="22"/>
          <w:szCs w:val="22"/>
          <w:lang w:val="en-US"/>
        </w:rPr>
        <w:t>ies</w:t>
      </w:r>
      <w:r w:rsidR="0020325D" w:rsidRPr="00200DEF">
        <w:rPr>
          <w:rFonts w:asciiTheme="majorHAnsi" w:hAnsiTheme="majorHAnsi"/>
          <w:color w:val="000000"/>
          <w:sz w:val="22"/>
          <w:szCs w:val="22"/>
          <w:lang w:val="en-US"/>
        </w:rPr>
        <w:t>.</w:t>
      </w:r>
    </w:p>
    <w:p w14:paraId="5DA88B98" w14:textId="77777777" w:rsidR="00011B51" w:rsidRPr="00912DD7" w:rsidRDefault="00011B51" w:rsidP="00912DD7">
      <w:pPr>
        <w:pStyle w:val="Heading2"/>
        <w:numPr>
          <w:ilvl w:val="0"/>
          <w:numId w:val="0"/>
        </w:numPr>
        <w:spacing w:line="240" w:lineRule="auto"/>
        <w:ind w:left="851"/>
        <w:rPr>
          <w:rFonts w:asciiTheme="majorHAnsi" w:hAnsiTheme="majorHAnsi"/>
          <w:sz w:val="22"/>
          <w:szCs w:val="22"/>
          <w:lang w:val="en-US"/>
        </w:rPr>
      </w:pPr>
    </w:p>
    <w:p w14:paraId="373AB1F6" w14:textId="08489305" w:rsidR="00011B51" w:rsidRPr="00912DD7" w:rsidRDefault="00912DD7" w:rsidP="00912DD7">
      <w:pPr>
        <w:pStyle w:val="Heading2"/>
        <w:spacing w:line="240" w:lineRule="auto"/>
        <w:rPr>
          <w:rFonts w:asciiTheme="majorHAnsi" w:hAnsiTheme="majorHAnsi"/>
          <w:sz w:val="22"/>
          <w:szCs w:val="22"/>
          <w:lang w:val="en-US"/>
        </w:rPr>
      </w:pPr>
      <w:r w:rsidRPr="00912DD7">
        <w:rPr>
          <w:rFonts w:asciiTheme="majorHAnsi" w:hAnsiTheme="majorHAnsi"/>
          <w:sz w:val="22"/>
          <w:szCs w:val="22"/>
          <w:lang w:val="en-US"/>
        </w:rPr>
        <w:t>ICES will be responsible for all efforts and cost related to the hosting and maintenance of the server module.</w:t>
      </w:r>
    </w:p>
    <w:p w14:paraId="68851DBF" w14:textId="77777777" w:rsidR="00912DD7" w:rsidRDefault="00912DD7" w:rsidP="00912DD7">
      <w:pPr>
        <w:pStyle w:val="Heading2"/>
        <w:numPr>
          <w:ilvl w:val="0"/>
          <w:numId w:val="0"/>
        </w:numPr>
        <w:spacing w:line="240" w:lineRule="auto"/>
        <w:ind w:left="851"/>
        <w:rPr>
          <w:rFonts w:asciiTheme="majorHAnsi" w:hAnsiTheme="majorHAnsi"/>
          <w:sz w:val="22"/>
          <w:szCs w:val="22"/>
          <w:lang w:val="en-US"/>
        </w:rPr>
      </w:pPr>
    </w:p>
    <w:p w14:paraId="12A58C51" w14:textId="3AA8D657" w:rsidR="00912DD7" w:rsidRPr="00912DD7" w:rsidRDefault="00912DD7" w:rsidP="00912DD7">
      <w:pPr>
        <w:pStyle w:val="Heading2"/>
        <w:spacing w:line="240" w:lineRule="auto"/>
        <w:rPr>
          <w:rFonts w:asciiTheme="majorHAnsi" w:hAnsiTheme="majorHAnsi"/>
          <w:sz w:val="22"/>
          <w:szCs w:val="22"/>
          <w:lang w:val="en-US"/>
        </w:rPr>
      </w:pPr>
      <w:r w:rsidRPr="00912DD7">
        <w:rPr>
          <w:rFonts w:asciiTheme="majorHAnsi" w:hAnsiTheme="majorHAnsi"/>
          <w:sz w:val="22"/>
          <w:szCs w:val="22"/>
          <w:lang w:val="en-US"/>
        </w:rPr>
        <w:t>This License Agreement and license rights granted hereunder shall terminate if ICES</w:t>
      </w:r>
      <w:r>
        <w:rPr>
          <w:rFonts w:asciiTheme="majorHAnsi" w:hAnsiTheme="majorHAnsi"/>
          <w:sz w:val="22"/>
          <w:szCs w:val="22"/>
          <w:lang w:val="en-US"/>
        </w:rPr>
        <w:t xml:space="preserve"> </w:t>
      </w:r>
      <w:r w:rsidRPr="00912DD7">
        <w:rPr>
          <w:rFonts w:asciiTheme="majorHAnsi" w:hAnsiTheme="majorHAnsi"/>
          <w:sz w:val="22"/>
          <w:szCs w:val="22"/>
          <w:lang w:val="en-US"/>
        </w:rPr>
        <w:t xml:space="preserve">fails faithfully to perform any of its obligations under this Agreement and such is default </w:t>
      </w:r>
      <w:r>
        <w:rPr>
          <w:rFonts w:asciiTheme="majorHAnsi" w:hAnsiTheme="majorHAnsi"/>
          <w:sz w:val="22"/>
          <w:szCs w:val="22"/>
          <w:lang w:val="en-US"/>
        </w:rPr>
        <w:t>i</w:t>
      </w:r>
      <w:r w:rsidRPr="00912DD7">
        <w:rPr>
          <w:rFonts w:asciiTheme="majorHAnsi" w:hAnsiTheme="majorHAnsi"/>
          <w:sz w:val="22"/>
          <w:szCs w:val="22"/>
          <w:lang w:val="en-US"/>
        </w:rPr>
        <w:t xml:space="preserve">s not corrected within thirty (30) days after receiving written notice of </w:t>
      </w:r>
      <w:r>
        <w:rPr>
          <w:rFonts w:asciiTheme="majorHAnsi" w:hAnsiTheme="majorHAnsi"/>
          <w:sz w:val="22"/>
          <w:szCs w:val="22"/>
          <w:lang w:val="en-US"/>
        </w:rPr>
        <w:t>ILVO</w:t>
      </w:r>
      <w:ins w:id="47" w:author="Neil Holdsworth" w:date="2017-09-06T15:29:00Z">
        <w:r w:rsidR="00ED4E3C">
          <w:rPr>
            <w:rFonts w:asciiTheme="majorHAnsi" w:hAnsiTheme="majorHAnsi"/>
            <w:sz w:val="22"/>
            <w:szCs w:val="22"/>
            <w:lang w:val="en-US"/>
          </w:rPr>
          <w:t>.</w:t>
        </w:r>
      </w:ins>
    </w:p>
    <w:p w14:paraId="61A1D565" w14:textId="7AB2273C" w:rsidR="000F3E21" w:rsidRPr="00912DD7" w:rsidRDefault="000F3E21" w:rsidP="00912DD7">
      <w:pPr>
        <w:pStyle w:val="Heading2"/>
        <w:numPr>
          <w:ilvl w:val="0"/>
          <w:numId w:val="0"/>
        </w:numPr>
        <w:spacing w:line="240" w:lineRule="auto"/>
        <w:ind w:left="851"/>
        <w:rPr>
          <w:rFonts w:asciiTheme="majorHAnsi" w:hAnsiTheme="majorHAnsi"/>
          <w:sz w:val="22"/>
          <w:szCs w:val="22"/>
          <w:lang w:val="en-US"/>
        </w:rPr>
      </w:pPr>
    </w:p>
    <w:p w14:paraId="1817D5A3" w14:textId="055A2FF9" w:rsidR="0055664F" w:rsidRPr="00200DEF" w:rsidRDefault="0055664F" w:rsidP="00200DEF">
      <w:pPr>
        <w:spacing w:after="0" w:line="240" w:lineRule="auto"/>
        <w:rPr>
          <w:rFonts w:asciiTheme="majorHAnsi" w:hAnsiTheme="majorHAnsi"/>
          <w:lang w:val="en-GB"/>
        </w:rPr>
      </w:pPr>
    </w:p>
    <w:p w14:paraId="656B7DF1" w14:textId="1903A63B" w:rsidR="00200DEF" w:rsidRDefault="00690E3B" w:rsidP="00200DEF">
      <w:pPr>
        <w:pStyle w:val="Heading2"/>
        <w:tabs>
          <w:tab w:val="num" w:pos="1985"/>
        </w:tabs>
        <w:spacing w:line="240" w:lineRule="auto"/>
        <w:rPr>
          <w:rFonts w:asciiTheme="majorHAnsi" w:hAnsiTheme="majorHAnsi"/>
          <w:color w:val="000000"/>
          <w:sz w:val="22"/>
          <w:szCs w:val="22"/>
          <w:lang w:val="en-GB"/>
        </w:rPr>
      </w:pPr>
      <w:r>
        <w:rPr>
          <w:rFonts w:asciiTheme="majorHAnsi" w:hAnsiTheme="majorHAnsi"/>
          <w:color w:val="000000"/>
          <w:sz w:val="22"/>
          <w:szCs w:val="22"/>
          <w:lang w:val="en-GB"/>
        </w:rPr>
        <w:t>ILVO</w:t>
      </w:r>
      <w:r w:rsidR="0020325D" w:rsidRPr="00200DEF">
        <w:rPr>
          <w:rFonts w:asciiTheme="majorHAnsi" w:hAnsiTheme="majorHAnsi"/>
          <w:color w:val="000000"/>
          <w:sz w:val="22"/>
          <w:szCs w:val="22"/>
          <w:lang w:val="en-GB"/>
        </w:rPr>
        <w:t xml:space="preserve"> cannot be held liable for any loss or damage whatsoever, which may arise in connection with the</w:t>
      </w:r>
      <w:r w:rsidR="0020325D" w:rsidRPr="00200DEF" w:rsidDel="00435ADE">
        <w:rPr>
          <w:rFonts w:asciiTheme="majorHAnsi" w:hAnsiTheme="majorHAnsi"/>
          <w:color w:val="000000"/>
          <w:sz w:val="22"/>
          <w:szCs w:val="22"/>
          <w:lang w:val="en-GB"/>
        </w:rPr>
        <w:t xml:space="preserve"> </w:t>
      </w:r>
      <w:r w:rsidR="00A24EF4">
        <w:rPr>
          <w:rFonts w:asciiTheme="majorHAnsi" w:hAnsiTheme="majorHAnsi"/>
          <w:color w:val="000000"/>
          <w:sz w:val="22"/>
          <w:szCs w:val="22"/>
          <w:lang w:val="en-GB"/>
        </w:rPr>
        <w:t>use of the Software or Documentation</w:t>
      </w:r>
      <w:r w:rsidR="0020325D" w:rsidRPr="00200DEF">
        <w:rPr>
          <w:rFonts w:asciiTheme="majorHAnsi" w:hAnsiTheme="majorHAnsi"/>
          <w:color w:val="000000"/>
          <w:sz w:val="22"/>
          <w:szCs w:val="22"/>
          <w:lang w:val="en-GB"/>
        </w:rPr>
        <w:t xml:space="preserve">. </w:t>
      </w:r>
    </w:p>
    <w:p w14:paraId="67CB7B70" w14:textId="77777777" w:rsidR="00200DEF" w:rsidRDefault="00200DEF" w:rsidP="00200DEF">
      <w:pPr>
        <w:pStyle w:val="Heading2"/>
        <w:numPr>
          <w:ilvl w:val="0"/>
          <w:numId w:val="0"/>
        </w:numPr>
        <w:tabs>
          <w:tab w:val="num" w:pos="1985"/>
        </w:tabs>
        <w:spacing w:line="240" w:lineRule="auto"/>
        <w:ind w:left="851"/>
        <w:rPr>
          <w:rFonts w:asciiTheme="majorHAnsi" w:hAnsiTheme="majorHAnsi"/>
          <w:color w:val="000000"/>
          <w:sz w:val="22"/>
          <w:szCs w:val="22"/>
          <w:lang w:val="en-GB"/>
        </w:rPr>
      </w:pPr>
    </w:p>
    <w:p w14:paraId="044B5F51" w14:textId="26FF6408" w:rsidR="0020325D" w:rsidRPr="00200DEF" w:rsidRDefault="00690E3B" w:rsidP="00200DEF">
      <w:pPr>
        <w:pStyle w:val="Heading2"/>
        <w:tabs>
          <w:tab w:val="num" w:pos="1985"/>
        </w:tabs>
        <w:spacing w:line="240" w:lineRule="auto"/>
        <w:rPr>
          <w:rFonts w:asciiTheme="majorHAnsi" w:hAnsiTheme="majorHAnsi"/>
          <w:color w:val="000000"/>
          <w:sz w:val="22"/>
          <w:szCs w:val="22"/>
          <w:lang w:val="en-GB"/>
        </w:rPr>
      </w:pPr>
      <w:r>
        <w:rPr>
          <w:rFonts w:asciiTheme="majorHAnsi" w:hAnsiTheme="majorHAnsi"/>
          <w:color w:val="000000"/>
          <w:sz w:val="22"/>
          <w:szCs w:val="22"/>
          <w:lang w:val="en-GB"/>
        </w:rPr>
        <w:t>ILVO</w:t>
      </w:r>
      <w:r w:rsidR="0020325D" w:rsidRPr="00200DEF">
        <w:rPr>
          <w:rFonts w:asciiTheme="majorHAnsi" w:hAnsiTheme="majorHAnsi"/>
          <w:color w:val="000000"/>
          <w:sz w:val="22"/>
          <w:szCs w:val="22"/>
          <w:lang w:val="en-GB"/>
        </w:rPr>
        <w:t xml:space="preserve"> cannot be held liable for any infringement of third party intellectual property rights caused by </w:t>
      </w:r>
      <w:r w:rsidR="001B7FE1" w:rsidRPr="00200DEF">
        <w:rPr>
          <w:rFonts w:asciiTheme="majorHAnsi" w:hAnsiTheme="majorHAnsi"/>
          <w:color w:val="000000"/>
          <w:sz w:val="22"/>
          <w:szCs w:val="22"/>
          <w:lang w:val="en-GB"/>
        </w:rPr>
        <w:t>ICES</w:t>
      </w:r>
      <w:r w:rsidR="0020325D" w:rsidRPr="00200DEF">
        <w:rPr>
          <w:rFonts w:asciiTheme="majorHAnsi" w:hAnsiTheme="majorHAnsi"/>
          <w:color w:val="000000"/>
          <w:sz w:val="22"/>
          <w:szCs w:val="22"/>
          <w:lang w:val="en-GB"/>
        </w:rPr>
        <w:t xml:space="preserve"> use of </w:t>
      </w:r>
      <w:r w:rsidR="00A24EF4">
        <w:rPr>
          <w:rFonts w:asciiTheme="majorHAnsi" w:hAnsiTheme="majorHAnsi"/>
          <w:color w:val="000000"/>
          <w:sz w:val="22"/>
          <w:szCs w:val="22"/>
          <w:lang w:val="en-GB"/>
        </w:rPr>
        <w:t xml:space="preserve">the </w:t>
      </w:r>
      <w:r w:rsidR="00E74C14">
        <w:rPr>
          <w:rFonts w:asciiTheme="majorHAnsi" w:hAnsiTheme="majorHAnsi"/>
          <w:color w:val="000000"/>
          <w:sz w:val="22"/>
          <w:szCs w:val="22"/>
          <w:lang w:val="en-GB"/>
        </w:rPr>
        <w:t>s</w:t>
      </w:r>
      <w:r w:rsidR="00E74C14" w:rsidRPr="00200DEF">
        <w:rPr>
          <w:rFonts w:asciiTheme="majorHAnsi" w:hAnsiTheme="majorHAnsi"/>
          <w:color w:val="000000"/>
          <w:sz w:val="22"/>
          <w:szCs w:val="22"/>
          <w:lang w:val="en-GB"/>
        </w:rPr>
        <w:t>oftware</w:t>
      </w:r>
      <w:r w:rsidR="00E74C14">
        <w:rPr>
          <w:rFonts w:asciiTheme="majorHAnsi" w:hAnsiTheme="majorHAnsi"/>
          <w:color w:val="000000"/>
          <w:sz w:val="22"/>
          <w:szCs w:val="22"/>
          <w:lang w:val="en-GB"/>
        </w:rPr>
        <w:t xml:space="preserve"> </w:t>
      </w:r>
      <w:r>
        <w:rPr>
          <w:rFonts w:asciiTheme="majorHAnsi" w:hAnsiTheme="majorHAnsi"/>
          <w:color w:val="000000"/>
          <w:sz w:val="22"/>
          <w:szCs w:val="22"/>
          <w:lang w:val="en-GB"/>
        </w:rPr>
        <w:t>application</w:t>
      </w:r>
      <w:r w:rsidR="0020325D" w:rsidRPr="00200DEF">
        <w:rPr>
          <w:rFonts w:asciiTheme="majorHAnsi" w:hAnsiTheme="majorHAnsi"/>
          <w:color w:val="000000"/>
          <w:sz w:val="22"/>
          <w:szCs w:val="22"/>
          <w:lang w:val="en-GB"/>
        </w:rPr>
        <w:t xml:space="preserve"> </w:t>
      </w:r>
    </w:p>
    <w:p w14:paraId="5A9461EB" w14:textId="77777777" w:rsidR="0055664F" w:rsidRPr="00200DEF" w:rsidRDefault="0055664F" w:rsidP="001B7FE1">
      <w:pPr>
        <w:spacing w:after="0" w:line="240" w:lineRule="auto"/>
        <w:rPr>
          <w:rFonts w:asciiTheme="majorHAnsi" w:hAnsiTheme="majorHAnsi"/>
          <w:lang w:val="en-GB"/>
        </w:rPr>
      </w:pPr>
    </w:p>
    <w:p w14:paraId="097D56C1" w14:textId="77777777" w:rsidR="0020325D" w:rsidRPr="00200DEF" w:rsidRDefault="0020325D" w:rsidP="001B7FE1">
      <w:pPr>
        <w:pStyle w:val="Heading1"/>
        <w:spacing w:line="240" w:lineRule="auto"/>
        <w:rPr>
          <w:rFonts w:asciiTheme="majorHAnsi" w:hAnsiTheme="majorHAnsi"/>
          <w:color w:val="000000"/>
          <w:sz w:val="22"/>
          <w:szCs w:val="22"/>
          <w:lang w:val="en-GB"/>
        </w:rPr>
      </w:pPr>
      <w:r w:rsidRPr="00200DEF">
        <w:rPr>
          <w:rFonts w:asciiTheme="majorHAnsi" w:hAnsiTheme="majorHAnsi"/>
          <w:color w:val="000000"/>
          <w:sz w:val="22"/>
          <w:szCs w:val="22"/>
          <w:lang w:val="en-GB"/>
        </w:rPr>
        <w:t>Governing Law and Venue</w:t>
      </w:r>
    </w:p>
    <w:p w14:paraId="2875F08C" w14:textId="77777777" w:rsidR="001B7FE1" w:rsidRPr="00200DEF" w:rsidRDefault="001B7FE1" w:rsidP="001B7FE1">
      <w:pPr>
        <w:spacing w:after="0" w:line="240" w:lineRule="auto"/>
        <w:rPr>
          <w:rFonts w:asciiTheme="majorHAnsi" w:hAnsiTheme="majorHAnsi"/>
          <w:lang w:val="en-GB" w:eastAsia="da-DK"/>
        </w:rPr>
      </w:pPr>
    </w:p>
    <w:p w14:paraId="6137A9C5" w14:textId="4250B312" w:rsidR="0055664F" w:rsidRDefault="0020325D" w:rsidP="000C5914">
      <w:pPr>
        <w:pStyle w:val="Heading2"/>
        <w:tabs>
          <w:tab w:val="num" w:pos="1985"/>
        </w:tabs>
        <w:spacing w:line="240" w:lineRule="auto"/>
        <w:rPr>
          <w:rFonts w:asciiTheme="majorHAnsi" w:hAnsiTheme="majorHAnsi"/>
          <w:color w:val="000000"/>
          <w:sz w:val="22"/>
          <w:szCs w:val="22"/>
          <w:lang w:val="en-GB"/>
        </w:rPr>
      </w:pPr>
      <w:r w:rsidRPr="00690E3B">
        <w:rPr>
          <w:rFonts w:asciiTheme="majorHAnsi" w:hAnsiTheme="majorHAnsi"/>
          <w:color w:val="000000"/>
          <w:sz w:val="22"/>
          <w:szCs w:val="22"/>
          <w:lang w:val="en-GB"/>
        </w:rPr>
        <w:t>This</w:t>
      </w:r>
      <w:r w:rsidR="001B7FE1" w:rsidRPr="00690E3B">
        <w:rPr>
          <w:rFonts w:asciiTheme="majorHAnsi" w:hAnsiTheme="majorHAnsi"/>
          <w:color w:val="000000"/>
          <w:sz w:val="22"/>
          <w:szCs w:val="22"/>
          <w:lang w:val="en-GB"/>
        </w:rPr>
        <w:t xml:space="preserve"> License</w:t>
      </w:r>
      <w:r w:rsidRPr="00690E3B">
        <w:rPr>
          <w:rFonts w:asciiTheme="majorHAnsi" w:hAnsiTheme="majorHAnsi"/>
          <w:color w:val="000000"/>
          <w:sz w:val="22"/>
          <w:szCs w:val="22"/>
          <w:lang w:val="en-GB"/>
        </w:rPr>
        <w:t xml:space="preserve"> Agreement shall be enforced, interpreted and construed in accordance which </w:t>
      </w:r>
      <w:r w:rsidR="00690E3B" w:rsidRPr="00690E3B">
        <w:rPr>
          <w:rFonts w:asciiTheme="majorHAnsi" w:hAnsiTheme="majorHAnsi"/>
          <w:color w:val="000000"/>
          <w:sz w:val="22"/>
          <w:szCs w:val="22"/>
          <w:lang w:val="en-GB"/>
        </w:rPr>
        <w:t>Belgium</w:t>
      </w:r>
      <w:r w:rsidRPr="00690E3B">
        <w:rPr>
          <w:rFonts w:asciiTheme="majorHAnsi" w:hAnsiTheme="majorHAnsi"/>
          <w:color w:val="000000"/>
          <w:sz w:val="22"/>
          <w:szCs w:val="22"/>
          <w:lang w:val="en-GB"/>
        </w:rPr>
        <w:t xml:space="preserve"> law except for it provisions on choice of law if such rules were applied would cause the law of another country to be applied. </w:t>
      </w:r>
    </w:p>
    <w:p w14:paraId="2CF2988D" w14:textId="77777777" w:rsidR="00690E3B" w:rsidRPr="00690E3B" w:rsidRDefault="00690E3B" w:rsidP="00690E3B">
      <w:pPr>
        <w:rPr>
          <w:lang w:val="en-GB" w:eastAsia="da-DK"/>
        </w:rPr>
      </w:pPr>
    </w:p>
    <w:p w14:paraId="2F78CADA" w14:textId="77777777" w:rsidR="0055664F" w:rsidRPr="00200DEF" w:rsidRDefault="0055664F" w:rsidP="001B7FE1">
      <w:pPr>
        <w:pStyle w:val="Heading1"/>
        <w:spacing w:line="240" w:lineRule="auto"/>
        <w:rPr>
          <w:rFonts w:asciiTheme="majorHAnsi" w:hAnsiTheme="majorHAnsi"/>
          <w:sz w:val="22"/>
          <w:szCs w:val="22"/>
          <w:lang w:val="en-US"/>
        </w:rPr>
      </w:pPr>
      <w:r w:rsidRPr="00200DEF">
        <w:rPr>
          <w:rFonts w:asciiTheme="majorHAnsi" w:hAnsiTheme="majorHAnsi"/>
          <w:sz w:val="22"/>
          <w:szCs w:val="22"/>
          <w:lang w:val="en-US"/>
        </w:rPr>
        <w:t>Signatures</w:t>
      </w:r>
    </w:p>
    <w:p w14:paraId="480AD055" w14:textId="77777777" w:rsidR="0055664F" w:rsidRPr="00200DEF" w:rsidRDefault="0055664F" w:rsidP="001B7FE1">
      <w:pPr>
        <w:spacing w:after="0" w:line="240" w:lineRule="auto"/>
        <w:rPr>
          <w:rFonts w:asciiTheme="majorHAnsi" w:hAnsiTheme="majorHAnsi"/>
          <w:lang w:val="en-US"/>
        </w:rPr>
      </w:pPr>
    </w:p>
    <w:p w14:paraId="61E71D20" w14:textId="77777777" w:rsidR="001B7FE1" w:rsidRPr="00200DEF" w:rsidRDefault="001B7FE1" w:rsidP="001B7FE1">
      <w:pPr>
        <w:pStyle w:val="Heading2"/>
        <w:numPr>
          <w:ilvl w:val="1"/>
          <w:numId w:val="6"/>
        </w:numPr>
        <w:tabs>
          <w:tab w:val="num" w:pos="1985"/>
        </w:tabs>
        <w:spacing w:line="240" w:lineRule="auto"/>
        <w:rPr>
          <w:rFonts w:asciiTheme="majorHAnsi" w:hAnsiTheme="majorHAnsi"/>
          <w:color w:val="000000"/>
          <w:sz w:val="22"/>
          <w:szCs w:val="22"/>
          <w:lang w:val="en-GB"/>
        </w:rPr>
      </w:pPr>
      <w:r w:rsidRPr="00200DEF">
        <w:rPr>
          <w:rFonts w:asciiTheme="majorHAnsi" w:hAnsiTheme="majorHAnsi"/>
          <w:color w:val="000000"/>
          <w:sz w:val="22"/>
          <w:szCs w:val="22"/>
          <w:lang w:val="en-GB"/>
        </w:rPr>
        <w:t>This License Agreement is executed in two (2) original copies and each party shall receive a copy.</w:t>
      </w:r>
    </w:p>
    <w:p w14:paraId="7A554311" w14:textId="77777777" w:rsidR="0055664F" w:rsidRPr="00200DEF" w:rsidRDefault="0055664F" w:rsidP="001B7FE1">
      <w:pPr>
        <w:spacing w:after="0" w:line="240" w:lineRule="auto"/>
        <w:rPr>
          <w:rFonts w:asciiTheme="majorHAnsi" w:hAnsiTheme="majorHAnsi"/>
          <w:lang w:val="en-GB"/>
        </w:rPr>
      </w:pPr>
    </w:p>
    <w:p w14:paraId="33FAD957" w14:textId="77777777" w:rsidR="0055664F" w:rsidRPr="00200DEF" w:rsidRDefault="0055664F" w:rsidP="001B7FE1">
      <w:pPr>
        <w:spacing w:after="0" w:line="240" w:lineRule="auto"/>
        <w:rPr>
          <w:rFonts w:asciiTheme="majorHAnsi" w:hAnsiTheme="majorHAnsi"/>
          <w:lang w:val="en-US"/>
        </w:rPr>
      </w:pPr>
      <w:r w:rsidRPr="00200DEF">
        <w:rPr>
          <w:rFonts w:asciiTheme="majorHAnsi" w:hAnsiTheme="majorHAnsi"/>
          <w:lang w:val="en-US"/>
        </w:rPr>
        <w:t xml:space="preserve"> </w:t>
      </w:r>
    </w:p>
    <w:p w14:paraId="3970A351" w14:textId="77777777" w:rsidR="0055664F" w:rsidRPr="00200DEF" w:rsidRDefault="0055664F" w:rsidP="001B7FE1">
      <w:pPr>
        <w:spacing w:after="0" w:line="240" w:lineRule="auto"/>
        <w:rPr>
          <w:rFonts w:asciiTheme="majorHAnsi" w:hAnsiTheme="majorHAnsi"/>
          <w:lang w:val="en-US"/>
        </w:rPr>
      </w:pPr>
    </w:p>
    <w:p w14:paraId="3136238F" w14:textId="77777777" w:rsidR="001B7FE1" w:rsidRPr="00200DEF" w:rsidRDefault="001B7FE1" w:rsidP="001B7FE1">
      <w:pPr>
        <w:tabs>
          <w:tab w:val="left" w:pos="4253"/>
        </w:tabs>
        <w:spacing w:after="0" w:line="240" w:lineRule="auto"/>
        <w:rPr>
          <w:rFonts w:asciiTheme="majorHAnsi" w:hAnsiTheme="majorHAnsi"/>
          <w:color w:val="000000"/>
          <w:lang w:val="en-GB"/>
        </w:rPr>
      </w:pPr>
      <w:r w:rsidRPr="00200DEF">
        <w:rPr>
          <w:rFonts w:asciiTheme="majorHAnsi" w:hAnsiTheme="majorHAnsi"/>
          <w:color w:val="000000"/>
          <w:lang w:val="en-GB"/>
        </w:rPr>
        <w:t>Date:</w:t>
      </w:r>
      <w:r w:rsidRPr="00200DEF">
        <w:rPr>
          <w:rFonts w:asciiTheme="majorHAnsi" w:hAnsiTheme="majorHAnsi"/>
          <w:color w:val="000000"/>
          <w:lang w:val="en-GB"/>
        </w:rPr>
        <w:tab/>
        <w:t>Date:</w:t>
      </w:r>
    </w:p>
    <w:p w14:paraId="04FEE338" w14:textId="77777777" w:rsidR="001B7FE1" w:rsidRPr="00200DEF" w:rsidRDefault="001B7FE1" w:rsidP="001B7FE1">
      <w:pPr>
        <w:spacing w:after="0" w:line="240" w:lineRule="auto"/>
        <w:rPr>
          <w:rFonts w:asciiTheme="majorHAnsi" w:hAnsiTheme="majorHAnsi"/>
          <w:color w:val="000000"/>
          <w:lang w:val="en-GB"/>
        </w:rPr>
      </w:pPr>
    </w:p>
    <w:p w14:paraId="415F8CA6" w14:textId="4B347E21" w:rsidR="001B7FE1" w:rsidRDefault="001B7FE1" w:rsidP="001B7FE1">
      <w:pPr>
        <w:spacing w:after="0" w:line="240" w:lineRule="auto"/>
        <w:rPr>
          <w:rFonts w:asciiTheme="majorHAnsi" w:hAnsiTheme="majorHAnsi"/>
          <w:color w:val="000000"/>
          <w:lang w:val="en-GB"/>
        </w:rPr>
      </w:pPr>
      <w:r w:rsidRPr="00200DEF">
        <w:rPr>
          <w:rFonts w:asciiTheme="majorHAnsi" w:hAnsiTheme="majorHAnsi"/>
          <w:color w:val="000000"/>
          <w:lang w:val="en-GB"/>
        </w:rPr>
        <w:t xml:space="preserve">For and on behalf of </w:t>
      </w:r>
      <w:r w:rsidR="00690E3B">
        <w:rPr>
          <w:rFonts w:asciiTheme="majorHAnsi" w:hAnsiTheme="majorHAnsi"/>
          <w:color w:val="000000"/>
          <w:lang w:val="en-GB"/>
        </w:rPr>
        <w:t>ILVO</w:t>
      </w:r>
      <w:r w:rsidRPr="00200DEF">
        <w:rPr>
          <w:rFonts w:asciiTheme="majorHAnsi" w:hAnsiTheme="majorHAnsi"/>
          <w:color w:val="000000"/>
          <w:lang w:val="en-GB"/>
        </w:rPr>
        <w:t>:</w:t>
      </w:r>
      <w:r w:rsidRPr="00200DEF">
        <w:rPr>
          <w:rFonts w:asciiTheme="majorHAnsi" w:hAnsiTheme="majorHAnsi"/>
          <w:color w:val="000000"/>
          <w:lang w:val="en-GB"/>
        </w:rPr>
        <w:tab/>
      </w:r>
      <w:r w:rsidRPr="00200DEF">
        <w:rPr>
          <w:rFonts w:asciiTheme="majorHAnsi" w:hAnsiTheme="majorHAnsi"/>
          <w:color w:val="000000"/>
          <w:lang w:val="en-GB"/>
        </w:rPr>
        <w:tab/>
        <w:t xml:space="preserve">      For and on behalf of ICES:</w:t>
      </w:r>
    </w:p>
    <w:p w14:paraId="09A383B7" w14:textId="77777777" w:rsidR="003F6631" w:rsidRDefault="003F6631" w:rsidP="001B7FE1">
      <w:pPr>
        <w:spacing w:after="0" w:line="240" w:lineRule="auto"/>
        <w:rPr>
          <w:rFonts w:asciiTheme="majorHAnsi" w:hAnsiTheme="majorHAnsi"/>
          <w:color w:val="000000"/>
          <w:lang w:val="en-GB"/>
        </w:rPr>
      </w:pPr>
    </w:p>
    <w:p w14:paraId="6100BAED" w14:textId="77777777" w:rsidR="003F6631" w:rsidRPr="00200DEF" w:rsidRDefault="003F6631" w:rsidP="001B7FE1">
      <w:pPr>
        <w:spacing w:after="0" w:line="240" w:lineRule="auto"/>
        <w:rPr>
          <w:rFonts w:asciiTheme="majorHAnsi" w:hAnsiTheme="majorHAnsi"/>
          <w:color w:val="000000"/>
          <w:lang w:val="en-GB"/>
        </w:rPr>
      </w:pPr>
    </w:p>
    <w:p w14:paraId="740FFFD2" w14:textId="77777777" w:rsidR="001B7FE1" w:rsidRPr="00200DEF" w:rsidRDefault="001B7FE1" w:rsidP="001B7FE1">
      <w:pPr>
        <w:spacing w:after="0" w:line="240" w:lineRule="auto"/>
        <w:rPr>
          <w:rFonts w:asciiTheme="majorHAnsi" w:hAnsiTheme="majorHAnsi"/>
          <w:color w:val="000000"/>
          <w:lang w:val="en-GB"/>
        </w:rPr>
      </w:pPr>
    </w:p>
    <w:p w14:paraId="24D60072" w14:textId="77777777" w:rsidR="001B7FE1" w:rsidRPr="00200DEF" w:rsidRDefault="001B7FE1" w:rsidP="001B7FE1">
      <w:pPr>
        <w:tabs>
          <w:tab w:val="left" w:pos="4253"/>
        </w:tabs>
        <w:spacing w:after="0" w:line="240" w:lineRule="auto"/>
        <w:rPr>
          <w:rFonts w:asciiTheme="majorHAnsi" w:hAnsiTheme="majorHAnsi"/>
          <w:color w:val="000000"/>
          <w:lang w:val="en-US"/>
        </w:rPr>
      </w:pPr>
      <w:bookmarkStart w:id="48" w:name="OLE_LINK2"/>
      <w:r w:rsidRPr="00200DEF">
        <w:rPr>
          <w:rFonts w:asciiTheme="majorHAnsi" w:hAnsiTheme="majorHAnsi"/>
          <w:color w:val="000000"/>
          <w:lang w:val="en-US"/>
        </w:rPr>
        <w:t>_____________________________</w:t>
      </w:r>
      <w:bookmarkEnd w:id="48"/>
      <w:r w:rsidRPr="00200DEF">
        <w:rPr>
          <w:rFonts w:asciiTheme="majorHAnsi" w:hAnsiTheme="majorHAnsi"/>
          <w:color w:val="000000"/>
          <w:lang w:val="en-US"/>
        </w:rPr>
        <w:tab/>
        <w:t>_____________________________</w:t>
      </w:r>
    </w:p>
    <w:p w14:paraId="40DBD148" w14:textId="77777777" w:rsidR="001B7FE1" w:rsidRDefault="001B7FE1" w:rsidP="001B7FE1">
      <w:pPr>
        <w:spacing w:after="0" w:line="240" w:lineRule="auto"/>
        <w:rPr>
          <w:lang w:val="en-US"/>
        </w:rPr>
      </w:pPr>
    </w:p>
    <w:p w14:paraId="4BF89604" w14:textId="77777777" w:rsidR="00531C17" w:rsidRDefault="00531C17" w:rsidP="001B7FE1">
      <w:pPr>
        <w:spacing w:after="0" w:line="240" w:lineRule="auto"/>
        <w:rPr>
          <w:lang w:val="en-US"/>
        </w:rPr>
        <w:sectPr w:rsidR="00531C17" w:rsidSect="0096038D">
          <w:pgSz w:w="11906" w:h="16838"/>
          <w:pgMar w:top="1440" w:right="1440" w:bottom="1440" w:left="1440" w:header="708" w:footer="708" w:gutter="0"/>
          <w:cols w:space="708"/>
          <w:docGrid w:linePitch="360"/>
        </w:sectPr>
      </w:pPr>
    </w:p>
    <w:p w14:paraId="1A9FEFA5" w14:textId="264504A9" w:rsidR="00531C17" w:rsidRDefault="00531C17" w:rsidP="00531C17">
      <w:pPr>
        <w:pStyle w:val="Heading1"/>
        <w:rPr>
          <w:lang w:val="en-US"/>
        </w:rPr>
      </w:pPr>
      <w:bookmarkStart w:id="49" w:name="_Ref487464461"/>
      <w:r>
        <w:rPr>
          <w:lang w:val="en-US"/>
        </w:rPr>
        <w:lastRenderedPageBreak/>
        <w:t xml:space="preserve">Annex 1 </w:t>
      </w:r>
      <w:proofErr w:type="spellStart"/>
      <w:r>
        <w:rPr>
          <w:lang w:val="en-US"/>
        </w:rPr>
        <w:t>SmartDots</w:t>
      </w:r>
      <w:proofErr w:type="spellEnd"/>
      <w:r>
        <w:rPr>
          <w:lang w:val="en-US"/>
        </w:rPr>
        <w:t xml:space="preserve"> Modules and Roles. </w:t>
      </w:r>
      <w:r w:rsidR="00582B36">
        <w:rPr>
          <w:lang w:val="en-US"/>
        </w:rPr>
        <w:t xml:space="preserve">August </w:t>
      </w:r>
      <w:r>
        <w:rPr>
          <w:lang w:val="en-US"/>
        </w:rPr>
        <w:t>2017</w:t>
      </w:r>
      <w:bookmarkEnd w:id="49"/>
    </w:p>
    <w:p w14:paraId="04B95EC4" w14:textId="77777777" w:rsidR="00531C17" w:rsidRDefault="00531C17" w:rsidP="001B7FE1">
      <w:pPr>
        <w:spacing w:after="0" w:line="240" w:lineRule="auto"/>
        <w:rPr>
          <w:lang w:val="en-US"/>
        </w:rPr>
      </w:pPr>
    </w:p>
    <w:p w14:paraId="6C3BB511" w14:textId="74BA8176" w:rsidR="00B35AE2" w:rsidRDefault="00B35AE2" w:rsidP="001B7FE1">
      <w:pPr>
        <w:spacing w:after="0" w:line="240" w:lineRule="auto"/>
        <w:rPr>
          <w:ins w:id="50" w:author="Wim Allegaert" w:date="2017-09-05T12:25:00Z"/>
          <w:noProof/>
          <w:lang w:val="en-GB" w:eastAsia="en-GB"/>
        </w:rPr>
      </w:pPr>
      <w:ins w:id="51" w:author="Wim Allegaert" w:date="2017-09-05T12:25:00Z">
        <w:r>
          <w:rPr>
            <w:noProof/>
            <w:lang w:val="en-GB" w:eastAsia="en-GB"/>
          </w:rPr>
          <w:drawing>
            <wp:inline distT="0" distB="0" distL="0" distR="0" wp14:anchorId="320576A4" wp14:editId="09129C11">
              <wp:extent cx="5731510" cy="41255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125595"/>
                      </a:xfrm>
                      <a:prstGeom prst="rect">
                        <a:avLst/>
                      </a:prstGeom>
                    </pic:spPr>
                  </pic:pic>
                </a:graphicData>
              </a:graphic>
            </wp:inline>
          </w:drawing>
        </w:r>
      </w:ins>
    </w:p>
    <w:p w14:paraId="5675462A" w14:textId="4667986D" w:rsidR="00531C17" w:rsidRPr="00DF168B" w:rsidRDefault="00531C17" w:rsidP="001B7FE1">
      <w:pPr>
        <w:spacing w:after="0" w:line="240" w:lineRule="auto"/>
        <w:rPr>
          <w:lang w:val="en-US"/>
        </w:rPr>
      </w:pPr>
    </w:p>
    <w:sectPr w:rsidR="00531C17" w:rsidRPr="00DF168B" w:rsidSect="0096038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Rui Catarino" w:date="2017-09-07T19:03:00Z" w:initials="RC">
    <w:p w14:paraId="278171BF" w14:textId="77777777" w:rsidR="00313279" w:rsidRDefault="00434855" w:rsidP="00313279">
      <w:r>
        <w:rPr>
          <w:rStyle w:val="CommentReference"/>
        </w:rPr>
        <w:annotationRef/>
      </w:r>
      <w:r w:rsidR="00313279">
        <w:t>If the specific conditions are not define in the agreement this last sentence seems to me unnecessary.</w:t>
      </w:r>
    </w:p>
    <w:p w14:paraId="3C1BFFEF" w14:textId="73F5606F" w:rsidR="00434855" w:rsidRDefault="00434855">
      <w:pPr>
        <w:pStyle w:val="CommentText"/>
      </w:pPr>
    </w:p>
  </w:comment>
  <w:comment w:id="9" w:author="Rui Catarino" w:date="2017-09-07T19:07:00Z" w:initials="RC">
    <w:p w14:paraId="19BEA9BB" w14:textId="0FEB4183" w:rsidR="00434855" w:rsidRDefault="00434855">
      <w:pPr>
        <w:pStyle w:val="CommentText"/>
      </w:pPr>
      <w:r>
        <w:rPr>
          <w:rStyle w:val="CommentReference"/>
        </w:rPr>
        <w:annotationRef/>
      </w:r>
      <w:r>
        <w:t>Once again I dont see the need for this last sentance. Whatever is the reason for the use of the software if it does not fall within the criteria defined in the first sentance then ILVO will always have to be contacted.Also what are reasonble market conditions?</w:t>
      </w:r>
    </w:p>
  </w:comment>
  <w:comment w:id="12" w:author="Neil Holdsworth" w:date="2017-09-06T15:24:00Z" w:initials="NH">
    <w:p w14:paraId="55A8D36F" w14:textId="14C959F3" w:rsidR="003A74F6" w:rsidRPr="003A74F6" w:rsidRDefault="003A74F6">
      <w:pPr>
        <w:pStyle w:val="CommentText"/>
        <w:rPr>
          <w:lang w:val="en-GB"/>
        </w:rPr>
      </w:pPr>
      <w:r>
        <w:rPr>
          <w:rStyle w:val="CommentReference"/>
        </w:rPr>
        <w:annotationRef/>
      </w:r>
      <w:r w:rsidRPr="003A74F6">
        <w:rPr>
          <w:lang w:val="en-GB"/>
        </w:rPr>
        <w:t>We need a user licence agreement, and this kind of clause should be there to put the onus on the user and not ICES to police this directly</w:t>
      </w:r>
      <w:r w:rsidR="009273DB">
        <w:rPr>
          <w:lang w:val="en-GB"/>
        </w:rPr>
        <w:t xml:space="preserve">. Can be implemented in </w:t>
      </w:r>
      <w:proofErr w:type="spellStart"/>
      <w:r w:rsidR="009273DB">
        <w:rPr>
          <w:lang w:val="en-GB"/>
        </w:rPr>
        <w:t>WebAPI</w:t>
      </w:r>
      <w:proofErr w:type="spell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1BFFEF" w15:done="0"/>
  <w15:commentEx w15:paraId="19BEA9BB" w15:done="0"/>
  <w15:commentEx w15:paraId="55A8D36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E31AE"/>
    <w:multiLevelType w:val="hybridMultilevel"/>
    <w:tmpl w:val="23CCD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410BC"/>
    <w:multiLevelType w:val="multilevel"/>
    <w:tmpl w:val="9864E04C"/>
    <w:lvl w:ilvl="0">
      <w:start w:val="1"/>
      <w:numFmt w:val="decimal"/>
      <w:lvlText w:val="Section %1"/>
      <w:lvlJc w:val="left"/>
      <w:pPr>
        <w:tabs>
          <w:tab w:val="num" w:pos="1440"/>
        </w:tabs>
        <w:ind w:left="0" w:firstLine="0"/>
      </w:pPr>
      <w:rPr>
        <w:rFonts w:ascii="Arial" w:hAnsi="Arial" w:hint="default"/>
        <w:b w:val="0"/>
        <w:i w:val="0"/>
        <w:sz w:val="24"/>
        <w:szCs w:val="24"/>
      </w:rPr>
    </w:lvl>
    <w:lvl w:ilvl="1">
      <w:start w:val="1"/>
      <w:numFmt w:val="decimal"/>
      <w:lvlText w:val="%1.%2"/>
      <w:lvlJc w:val="left"/>
      <w:pPr>
        <w:tabs>
          <w:tab w:val="num" w:pos="567"/>
        </w:tabs>
        <w:ind w:left="567" w:hanging="567"/>
      </w:pPr>
      <w:rPr>
        <w:rFonts w:hint="default"/>
        <w:color w:val="auto"/>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 w15:restartNumberingAfterBreak="0">
    <w:nsid w:val="2543404E"/>
    <w:multiLevelType w:val="hybridMultilevel"/>
    <w:tmpl w:val="7C066D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FCF5CBF"/>
    <w:multiLevelType w:val="multilevel"/>
    <w:tmpl w:val="9D8A24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695336D"/>
    <w:multiLevelType w:val="hybridMultilevel"/>
    <w:tmpl w:val="22A46F72"/>
    <w:lvl w:ilvl="0" w:tplc="67466F2C">
      <w:start w:val="1"/>
      <w:numFmt w:val="lowerLetter"/>
      <w:lvlText w:val="(%1)"/>
      <w:lvlJc w:val="left"/>
      <w:pPr>
        <w:tabs>
          <w:tab w:val="num" w:pos="539"/>
        </w:tabs>
        <w:ind w:left="539" w:firstLine="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 w15:restartNumberingAfterBreak="0">
    <w:nsid w:val="43321F57"/>
    <w:multiLevelType w:val="hybridMultilevel"/>
    <w:tmpl w:val="F7E8188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1327F8B"/>
    <w:multiLevelType w:val="hybridMultilevel"/>
    <w:tmpl w:val="563824E2"/>
    <w:lvl w:ilvl="0" w:tplc="987AF122">
      <w:start w:val="1"/>
      <w:numFmt w:val="decimal"/>
      <w:lvlText w:val="%1."/>
      <w:lvlJc w:val="left"/>
      <w:pPr>
        <w:ind w:left="360" w:hanging="360"/>
      </w:pPr>
      <w:rPr>
        <w:rFonts w:cs="Times New Roman" w:hint="default"/>
      </w:rPr>
    </w:lvl>
    <w:lvl w:ilvl="1" w:tplc="04060019">
      <w:start w:val="1"/>
      <w:numFmt w:val="lowerLetter"/>
      <w:lvlText w:val="%2."/>
      <w:lvlJc w:val="left"/>
      <w:pPr>
        <w:ind w:left="1080" w:hanging="360"/>
      </w:pPr>
      <w:rPr>
        <w:rFonts w:cs="Times New Roman"/>
      </w:rPr>
    </w:lvl>
    <w:lvl w:ilvl="2" w:tplc="0406001B" w:tentative="1">
      <w:start w:val="1"/>
      <w:numFmt w:val="lowerRoman"/>
      <w:lvlText w:val="%3."/>
      <w:lvlJc w:val="right"/>
      <w:pPr>
        <w:ind w:left="1800" w:hanging="180"/>
      </w:pPr>
      <w:rPr>
        <w:rFonts w:cs="Times New Roman"/>
      </w:rPr>
    </w:lvl>
    <w:lvl w:ilvl="3" w:tplc="0406000F" w:tentative="1">
      <w:start w:val="1"/>
      <w:numFmt w:val="decimal"/>
      <w:lvlText w:val="%4."/>
      <w:lvlJc w:val="left"/>
      <w:pPr>
        <w:ind w:left="2520" w:hanging="360"/>
      </w:pPr>
      <w:rPr>
        <w:rFonts w:cs="Times New Roman"/>
      </w:rPr>
    </w:lvl>
    <w:lvl w:ilvl="4" w:tplc="04060019" w:tentative="1">
      <w:start w:val="1"/>
      <w:numFmt w:val="lowerLetter"/>
      <w:lvlText w:val="%5."/>
      <w:lvlJc w:val="left"/>
      <w:pPr>
        <w:ind w:left="3240" w:hanging="360"/>
      </w:pPr>
      <w:rPr>
        <w:rFonts w:cs="Times New Roman"/>
      </w:rPr>
    </w:lvl>
    <w:lvl w:ilvl="5" w:tplc="0406001B" w:tentative="1">
      <w:start w:val="1"/>
      <w:numFmt w:val="lowerRoman"/>
      <w:lvlText w:val="%6."/>
      <w:lvlJc w:val="right"/>
      <w:pPr>
        <w:ind w:left="3960" w:hanging="180"/>
      </w:pPr>
      <w:rPr>
        <w:rFonts w:cs="Times New Roman"/>
      </w:rPr>
    </w:lvl>
    <w:lvl w:ilvl="6" w:tplc="0406000F" w:tentative="1">
      <w:start w:val="1"/>
      <w:numFmt w:val="decimal"/>
      <w:lvlText w:val="%7."/>
      <w:lvlJc w:val="left"/>
      <w:pPr>
        <w:ind w:left="4680" w:hanging="360"/>
      </w:pPr>
      <w:rPr>
        <w:rFonts w:cs="Times New Roman"/>
      </w:rPr>
    </w:lvl>
    <w:lvl w:ilvl="7" w:tplc="04060019" w:tentative="1">
      <w:start w:val="1"/>
      <w:numFmt w:val="lowerLetter"/>
      <w:lvlText w:val="%8."/>
      <w:lvlJc w:val="left"/>
      <w:pPr>
        <w:ind w:left="5400" w:hanging="360"/>
      </w:pPr>
      <w:rPr>
        <w:rFonts w:cs="Times New Roman"/>
      </w:rPr>
    </w:lvl>
    <w:lvl w:ilvl="8" w:tplc="0406001B" w:tentative="1">
      <w:start w:val="1"/>
      <w:numFmt w:val="lowerRoman"/>
      <w:lvlText w:val="%9."/>
      <w:lvlJc w:val="right"/>
      <w:pPr>
        <w:ind w:left="6120" w:hanging="180"/>
      </w:pPr>
      <w:rPr>
        <w:rFonts w:cs="Times New Roman"/>
      </w:rPr>
    </w:lvl>
  </w:abstractNum>
  <w:abstractNum w:abstractNumId="7" w15:restartNumberingAfterBreak="0">
    <w:nsid w:val="6DE40CDF"/>
    <w:multiLevelType w:val="multilevel"/>
    <w:tmpl w:val="F37463CA"/>
    <w:lvl w:ilvl="0">
      <w:start w:val="1"/>
      <w:numFmt w:val="decimal"/>
      <w:pStyle w:val="Heading1"/>
      <w:lvlText w:val="%1."/>
      <w:lvlJc w:val="left"/>
      <w:pPr>
        <w:tabs>
          <w:tab w:val="num" w:pos="360"/>
        </w:tabs>
        <w:ind w:left="284" w:hanging="284"/>
      </w:pPr>
      <w:rPr>
        <w:rFonts w:cs="Times New Roman" w:hint="default"/>
      </w:rPr>
    </w:lvl>
    <w:lvl w:ilvl="1">
      <w:start w:val="1"/>
      <w:numFmt w:val="decimal"/>
      <w:pStyle w:val="Heading2"/>
      <w:lvlText w:val="%1.%2."/>
      <w:lvlJc w:val="left"/>
      <w:pPr>
        <w:tabs>
          <w:tab w:val="num" w:pos="851"/>
        </w:tabs>
        <w:ind w:left="851" w:hanging="851"/>
      </w:pPr>
      <w:rPr>
        <w:rFonts w:cs="Times New Roman" w:hint="default"/>
      </w:rPr>
    </w:lvl>
    <w:lvl w:ilvl="2">
      <w:start w:val="1"/>
      <w:numFmt w:val="decimal"/>
      <w:pStyle w:val="Heading3"/>
      <w:lvlText w:val="%1.%2.%3"/>
      <w:lvlJc w:val="left"/>
      <w:pPr>
        <w:tabs>
          <w:tab w:val="num" w:pos="2138"/>
        </w:tabs>
        <w:ind w:left="1701" w:hanging="283"/>
      </w:pPr>
      <w:rPr>
        <w:rFonts w:cs="Times New Roman" w:hint="default"/>
      </w:rPr>
    </w:lvl>
    <w:lvl w:ilvl="3">
      <w:start w:val="1"/>
      <w:numFmt w:val="decimal"/>
      <w:pStyle w:val="Heading4"/>
      <w:lvlText w:val="%1.%2.%3.%4"/>
      <w:lvlJc w:val="left"/>
      <w:pPr>
        <w:tabs>
          <w:tab w:val="num" w:pos="1998"/>
        </w:tabs>
        <w:ind w:left="1998" w:hanging="864"/>
      </w:pPr>
      <w:rPr>
        <w:rFonts w:cs="Times New Roman" w:hint="default"/>
      </w:rPr>
    </w:lvl>
    <w:lvl w:ilvl="4">
      <w:start w:val="1"/>
      <w:numFmt w:val="decimal"/>
      <w:pStyle w:val="Heading5"/>
      <w:lvlText w:val="%1.%2.%3.%4.%5"/>
      <w:lvlJc w:val="left"/>
      <w:pPr>
        <w:tabs>
          <w:tab w:val="num" w:pos="2142"/>
        </w:tabs>
        <w:ind w:left="2142" w:hanging="1008"/>
      </w:pPr>
      <w:rPr>
        <w:rFonts w:cs="Times New Roman" w:hint="default"/>
      </w:rPr>
    </w:lvl>
    <w:lvl w:ilvl="5">
      <w:start w:val="1"/>
      <w:numFmt w:val="decimal"/>
      <w:pStyle w:val="Heading6"/>
      <w:lvlText w:val="%1.%2.%3.%4.%5.%6"/>
      <w:lvlJc w:val="left"/>
      <w:pPr>
        <w:tabs>
          <w:tab w:val="num" w:pos="2286"/>
        </w:tabs>
        <w:ind w:left="2286" w:hanging="1152"/>
      </w:pPr>
      <w:rPr>
        <w:rFonts w:cs="Times New Roman" w:hint="default"/>
      </w:rPr>
    </w:lvl>
    <w:lvl w:ilvl="6">
      <w:start w:val="1"/>
      <w:numFmt w:val="decimal"/>
      <w:pStyle w:val="Heading7"/>
      <w:lvlText w:val="%1.%2.%3.%4.%5.%6.%7"/>
      <w:lvlJc w:val="left"/>
      <w:pPr>
        <w:tabs>
          <w:tab w:val="num" w:pos="2430"/>
        </w:tabs>
        <w:ind w:left="2430" w:hanging="1296"/>
      </w:pPr>
      <w:rPr>
        <w:rFonts w:cs="Times New Roman" w:hint="default"/>
      </w:rPr>
    </w:lvl>
    <w:lvl w:ilvl="7">
      <w:start w:val="1"/>
      <w:numFmt w:val="decimal"/>
      <w:pStyle w:val="Heading8"/>
      <w:lvlText w:val="%1.%2.%3.%4.%5.%6.%7.%8"/>
      <w:lvlJc w:val="left"/>
      <w:pPr>
        <w:tabs>
          <w:tab w:val="num" w:pos="2574"/>
        </w:tabs>
        <w:ind w:left="2574" w:hanging="1440"/>
      </w:pPr>
      <w:rPr>
        <w:rFonts w:cs="Times New Roman" w:hint="default"/>
      </w:rPr>
    </w:lvl>
    <w:lvl w:ilvl="8">
      <w:start w:val="1"/>
      <w:numFmt w:val="decimal"/>
      <w:pStyle w:val="Heading9"/>
      <w:lvlText w:val="%1.%2.%3.%4.%5.%6.%7.%8.%9"/>
      <w:lvlJc w:val="left"/>
      <w:pPr>
        <w:tabs>
          <w:tab w:val="num" w:pos="2718"/>
        </w:tabs>
        <w:ind w:left="2718" w:hanging="1584"/>
      </w:pPr>
      <w:rPr>
        <w:rFonts w:cs="Times New Roman" w:hint="default"/>
      </w:rPr>
    </w:lvl>
  </w:abstractNum>
  <w:abstractNum w:abstractNumId="8" w15:restartNumberingAfterBreak="0">
    <w:nsid w:val="7B6E720F"/>
    <w:multiLevelType w:val="hybridMultilevel"/>
    <w:tmpl w:val="EA4C16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3"/>
  </w:num>
  <w:num w:numId="4">
    <w:abstractNumId w:val="7"/>
  </w:num>
  <w:num w:numId="5">
    <w:abstractNumId w:val="7"/>
    <w:lvlOverride w:ilvl="0">
      <w:startOverride w:val="3"/>
    </w:lvlOverride>
    <w:lvlOverride w:ilvl="1">
      <w:startOverride w:val="1"/>
    </w:lvlOverride>
  </w:num>
  <w:num w:numId="6">
    <w:abstractNumId w:val="7"/>
    <w:lvlOverride w:ilvl="0">
      <w:startOverride w:val="6"/>
    </w:lvlOverride>
    <w:lvlOverride w:ilvl="1">
      <w:startOverride w:val="1"/>
    </w:lvlOverride>
  </w:num>
  <w:num w:numId="7">
    <w:abstractNumId w:val="7"/>
  </w:num>
  <w:num w:numId="8">
    <w:abstractNumId w:val="5"/>
  </w:num>
  <w:num w:numId="9">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8"/>
  </w:num>
  <w:num w:numId="12">
    <w:abstractNumId w:val="0"/>
  </w:num>
  <w:num w:numId="13">
    <w:abstractNumId w:val="7"/>
  </w:num>
  <w:num w:numId="14">
    <w:abstractNumId w:val="1"/>
  </w:num>
  <w:num w:numId="15">
    <w:abstractNumId w:val="7"/>
  </w:num>
  <w:num w:numId="16">
    <w:abstractNumId w:val="4"/>
  </w:num>
  <w:num w:numId="17">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m Allegaert">
    <w15:presenceInfo w15:providerId="AD" w15:userId="S-1-5-21-1757981266-220523388-839522115-8887"/>
  </w15:person>
  <w15:person w15:author="Neil Holdsworth">
    <w15:presenceInfo w15:providerId="AD" w15:userId="S-1-5-21-1123561945-1035525444-1801674531-5018"/>
  </w15:person>
  <w15:person w15:author="Björn Possé">
    <w15:presenceInfo w15:providerId="AD" w15:userId="S-1-5-21-1757981266-220523388-839522115-8639"/>
  </w15:person>
  <w15:person w15:author="Rui Catarino">
    <w15:presenceInfo w15:providerId="AD" w15:userId="S-1-5-21-1123561945-1035525444-1801674531-197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68B"/>
    <w:rsid w:val="00011B51"/>
    <w:rsid w:val="00014C86"/>
    <w:rsid w:val="000156F1"/>
    <w:rsid w:val="00025915"/>
    <w:rsid w:val="00033DA5"/>
    <w:rsid w:val="00080C26"/>
    <w:rsid w:val="000F3E21"/>
    <w:rsid w:val="00135EFE"/>
    <w:rsid w:val="00141076"/>
    <w:rsid w:val="00157AF3"/>
    <w:rsid w:val="00161253"/>
    <w:rsid w:val="00194973"/>
    <w:rsid w:val="001B2916"/>
    <w:rsid w:val="001B7FE1"/>
    <w:rsid w:val="001E4903"/>
    <w:rsid w:val="001E60D7"/>
    <w:rsid w:val="00200DEF"/>
    <w:rsid w:val="0020325D"/>
    <w:rsid w:val="002517D8"/>
    <w:rsid w:val="002D7762"/>
    <w:rsid w:val="00313279"/>
    <w:rsid w:val="0031363C"/>
    <w:rsid w:val="00341D89"/>
    <w:rsid w:val="003A74F6"/>
    <w:rsid w:val="003F6631"/>
    <w:rsid w:val="00403557"/>
    <w:rsid w:val="00434855"/>
    <w:rsid w:val="00441372"/>
    <w:rsid w:val="004565DF"/>
    <w:rsid w:val="004675E4"/>
    <w:rsid w:val="004B6471"/>
    <w:rsid w:val="004C0860"/>
    <w:rsid w:val="004C3543"/>
    <w:rsid w:val="004E5C63"/>
    <w:rsid w:val="004F72B8"/>
    <w:rsid w:val="00513FFC"/>
    <w:rsid w:val="00531C17"/>
    <w:rsid w:val="00532991"/>
    <w:rsid w:val="00543C63"/>
    <w:rsid w:val="0055664F"/>
    <w:rsid w:val="00566610"/>
    <w:rsid w:val="00582B36"/>
    <w:rsid w:val="00595896"/>
    <w:rsid w:val="005978B9"/>
    <w:rsid w:val="00633A1E"/>
    <w:rsid w:val="00664A64"/>
    <w:rsid w:val="00690E3B"/>
    <w:rsid w:val="006D46C4"/>
    <w:rsid w:val="006E3C1B"/>
    <w:rsid w:val="0070465D"/>
    <w:rsid w:val="00726261"/>
    <w:rsid w:val="00753306"/>
    <w:rsid w:val="00777186"/>
    <w:rsid w:val="00804951"/>
    <w:rsid w:val="00813976"/>
    <w:rsid w:val="008631B3"/>
    <w:rsid w:val="008724A6"/>
    <w:rsid w:val="008A49E3"/>
    <w:rsid w:val="008A6416"/>
    <w:rsid w:val="008F42D6"/>
    <w:rsid w:val="008F7568"/>
    <w:rsid w:val="00912DD7"/>
    <w:rsid w:val="009132C9"/>
    <w:rsid w:val="009273DB"/>
    <w:rsid w:val="00932B0E"/>
    <w:rsid w:val="0096038D"/>
    <w:rsid w:val="009B3676"/>
    <w:rsid w:val="00A06756"/>
    <w:rsid w:val="00A24EF4"/>
    <w:rsid w:val="00A27391"/>
    <w:rsid w:val="00A467F6"/>
    <w:rsid w:val="00A73F7A"/>
    <w:rsid w:val="00A77C36"/>
    <w:rsid w:val="00AA1CAF"/>
    <w:rsid w:val="00AB6FE4"/>
    <w:rsid w:val="00B35AE2"/>
    <w:rsid w:val="00B65177"/>
    <w:rsid w:val="00B65805"/>
    <w:rsid w:val="00B6717B"/>
    <w:rsid w:val="00B779D7"/>
    <w:rsid w:val="00BF2FA3"/>
    <w:rsid w:val="00C279D2"/>
    <w:rsid w:val="00C323CC"/>
    <w:rsid w:val="00C41DF9"/>
    <w:rsid w:val="00C43514"/>
    <w:rsid w:val="00CA15A5"/>
    <w:rsid w:val="00CA2CD5"/>
    <w:rsid w:val="00CB4AC2"/>
    <w:rsid w:val="00CD27F2"/>
    <w:rsid w:val="00CE2D90"/>
    <w:rsid w:val="00D178F1"/>
    <w:rsid w:val="00D245BD"/>
    <w:rsid w:val="00D50BDF"/>
    <w:rsid w:val="00DD01EC"/>
    <w:rsid w:val="00DF168B"/>
    <w:rsid w:val="00E055BD"/>
    <w:rsid w:val="00E56F80"/>
    <w:rsid w:val="00E74C14"/>
    <w:rsid w:val="00ED4E3C"/>
    <w:rsid w:val="00F05FE4"/>
    <w:rsid w:val="00F37516"/>
    <w:rsid w:val="00F46B66"/>
    <w:rsid w:val="00F97AFE"/>
    <w:rsid w:val="00FA026A"/>
    <w:rsid w:val="00FA13ED"/>
    <w:rsid w:val="00FA491B"/>
    <w:rsid w:val="00FC2AE4"/>
    <w:rsid w:val="00FD79FE"/>
    <w:rsid w:val="00FE25E7"/>
  </w:rsids>
  <m:mathPr>
    <m:mathFont m:val="Cambria Math"/>
    <m:brkBin m:val="before"/>
    <m:brkBinSub m:val="--"/>
    <m:smallFrac/>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11886"/>
  <w15:docId w15:val="{9566B4C3-436B-4747-8FE9-A1591AAC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038D"/>
  </w:style>
  <w:style w:type="paragraph" w:styleId="Heading1">
    <w:name w:val="heading 1"/>
    <w:basedOn w:val="Normal"/>
    <w:next w:val="Normal"/>
    <w:link w:val="Heading1Char"/>
    <w:qFormat/>
    <w:rsid w:val="00FD79FE"/>
    <w:pPr>
      <w:keepNext/>
      <w:numPr>
        <w:numId w:val="7"/>
      </w:numPr>
      <w:spacing w:after="0" w:line="280" w:lineRule="atLeast"/>
      <w:jc w:val="both"/>
      <w:outlineLvl w:val="0"/>
    </w:pPr>
    <w:rPr>
      <w:rFonts w:ascii="Arial" w:eastAsia="Times New Roman" w:hAnsi="Arial" w:cs="Arial"/>
      <w:b/>
      <w:bCs/>
      <w:sz w:val="18"/>
      <w:szCs w:val="32"/>
      <w:lang w:eastAsia="da-DK"/>
    </w:rPr>
  </w:style>
  <w:style w:type="paragraph" w:styleId="Heading2">
    <w:name w:val="heading 2"/>
    <w:basedOn w:val="Normal"/>
    <w:next w:val="Normal"/>
    <w:link w:val="Heading2Char"/>
    <w:qFormat/>
    <w:rsid w:val="00FD79FE"/>
    <w:pPr>
      <w:keepNext/>
      <w:numPr>
        <w:ilvl w:val="1"/>
        <w:numId w:val="7"/>
      </w:numPr>
      <w:spacing w:after="0" w:line="280" w:lineRule="atLeast"/>
      <w:jc w:val="both"/>
      <w:outlineLvl w:val="1"/>
    </w:pPr>
    <w:rPr>
      <w:rFonts w:ascii="Arial" w:eastAsia="Times New Roman" w:hAnsi="Arial" w:cs="Arial"/>
      <w:bCs/>
      <w:iCs/>
      <w:sz w:val="18"/>
      <w:szCs w:val="28"/>
      <w:lang w:eastAsia="da-DK"/>
    </w:rPr>
  </w:style>
  <w:style w:type="paragraph" w:styleId="Heading3">
    <w:name w:val="heading 3"/>
    <w:basedOn w:val="Normal"/>
    <w:next w:val="Normal"/>
    <w:link w:val="Heading3Char"/>
    <w:qFormat/>
    <w:rsid w:val="00FD79FE"/>
    <w:pPr>
      <w:keepNext/>
      <w:numPr>
        <w:ilvl w:val="2"/>
        <w:numId w:val="7"/>
      </w:numPr>
      <w:spacing w:after="0" w:line="280" w:lineRule="atLeast"/>
      <w:jc w:val="both"/>
      <w:outlineLvl w:val="2"/>
    </w:pPr>
    <w:rPr>
      <w:rFonts w:ascii="Arial" w:eastAsia="Times New Roman" w:hAnsi="Arial" w:cs="Arial"/>
      <w:bCs/>
      <w:sz w:val="18"/>
      <w:szCs w:val="26"/>
      <w:lang w:eastAsia="da-DK"/>
    </w:rPr>
  </w:style>
  <w:style w:type="paragraph" w:styleId="Heading4">
    <w:name w:val="heading 4"/>
    <w:basedOn w:val="Normal"/>
    <w:next w:val="Normal"/>
    <w:link w:val="Heading4Char"/>
    <w:qFormat/>
    <w:rsid w:val="00FD79FE"/>
    <w:pPr>
      <w:keepNext/>
      <w:numPr>
        <w:ilvl w:val="3"/>
        <w:numId w:val="7"/>
      </w:numPr>
      <w:spacing w:before="240" w:after="60" w:line="300" w:lineRule="atLeast"/>
      <w:jc w:val="both"/>
      <w:outlineLvl w:val="3"/>
    </w:pPr>
    <w:rPr>
      <w:rFonts w:ascii="Times New Roman" w:eastAsia="Times New Roman" w:hAnsi="Times New Roman" w:cs="Times New Roman"/>
      <w:b/>
      <w:bCs/>
      <w:sz w:val="28"/>
      <w:szCs w:val="28"/>
      <w:lang w:eastAsia="da-DK"/>
    </w:rPr>
  </w:style>
  <w:style w:type="paragraph" w:styleId="Heading5">
    <w:name w:val="heading 5"/>
    <w:basedOn w:val="Normal"/>
    <w:next w:val="Normal"/>
    <w:link w:val="Heading5Char"/>
    <w:qFormat/>
    <w:rsid w:val="00FD79FE"/>
    <w:pPr>
      <w:numPr>
        <w:ilvl w:val="4"/>
        <w:numId w:val="7"/>
      </w:numPr>
      <w:spacing w:before="240" w:after="60" w:line="300" w:lineRule="atLeast"/>
      <w:jc w:val="both"/>
      <w:outlineLvl w:val="4"/>
    </w:pPr>
    <w:rPr>
      <w:rFonts w:ascii="Arial" w:eastAsia="Times New Roman" w:hAnsi="Arial" w:cs="Times New Roman"/>
      <w:b/>
      <w:bCs/>
      <w:i/>
      <w:iCs/>
      <w:sz w:val="26"/>
      <w:szCs w:val="26"/>
      <w:lang w:eastAsia="da-DK"/>
    </w:rPr>
  </w:style>
  <w:style w:type="paragraph" w:styleId="Heading6">
    <w:name w:val="heading 6"/>
    <w:basedOn w:val="Normal"/>
    <w:next w:val="Normal"/>
    <w:link w:val="Heading6Char"/>
    <w:qFormat/>
    <w:rsid w:val="00FD79FE"/>
    <w:pPr>
      <w:numPr>
        <w:ilvl w:val="5"/>
        <w:numId w:val="7"/>
      </w:numPr>
      <w:spacing w:before="240" w:after="60" w:line="300" w:lineRule="atLeast"/>
      <w:jc w:val="both"/>
      <w:outlineLvl w:val="5"/>
    </w:pPr>
    <w:rPr>
      <w:rFonts w:ascii="Times New Roman" w:eastAsia="Times New Roman" w:hAnsi="Times New Roman" w:cs="Times New Roman"/>
      <w:b/>
      <w:bCs/>
      <w:lang w:eastAsia="da-DK"/>
    </w:rPr>
  </w:style>
  <w:style w:type="paragraph" w:styleId="Heading7">
    <w:name w:val="heading 7"/>
    <w:basedOn w:val="Normal"/>
    <w:next w:val="Normal"/>
    <w:link w:val="Heading7Char"/>
    <w:qFormat/>
    <w:rsid w:val="00FD79FE"/>
    <w:pPr>
      <w:numPr>
        <w:ilvl w:val="6"/>
        <w:numId w:val="7"/>
      </w:numPr>
      <w:spacing w:before="240" w:after="60" w:line="300" w:lineRule="atLeast"/>
      <w:jc w:val="both"/>
      <w:outlineLvl w:val="6"/>
    </w:pPr>
    <w:rPr>
      <w:rFonts w:ascii="Times New Roman" w:eastAsia="Times New Roman" w:hAnsi="Times New Roman" w:cs="Times New Roman"/>
      <w:sz w:val="24"/>
      <w:szCs w:val="24"/>
      <w:lang w:eastAsia="da-DK"/>
    </w:rPr>
  </w:style>
  <w:style w:type="paragraph" w:styleId="Heading8">
    <w:name w:val="heading 8"/>
    <w:basedOn w:val="Normal"/>
    <w:next w:val="Normal"/>
    <w:link w:val="Heading8Char"/>
    <w:qFormat/>
    <w:rsid w:val="00FD79FE"/>
    <w:pPr>
      <w:numPr>
        <w:ilvl w:val="7"/>
        <w:numId w:val="7"/>
      </w:numPr>
      <w:spacing w:before="240" w:after="60" w:line="300" w:lineRule="atLeast"/>
      <w:jc w:val="both"/>
      <w:outlineLvl w:val="7"/>
    </w:pPr>
    <w:rPr>
      <w:rFonts w:ascii="Times New Roman" w:eastAsia="Times New Roman" w:hAnsi="Times New Roman" w:cs="Times New Roman"/>
      <w:i/>
      <w:iCs/>
      <w:sz w:val="24"/>
      <w:szCs w:val="24"/>
      <w:lang w:eastAsia="da-DK"/>
    </w:rPr>
  </w:style>
  <w:style w:type="paragraph" w:styleId="Heading9">
    <w:name w:val="heading 9"/>
    <w:basedOn w:val="Normal"/>
    <w:next w:val="Normal"/>
    <w:link w:val="Heading9Char"/>
    <w:qFormat/>
    <w:rsid w:val="00FD79FE"/>
    <w:pPr>
      <w:numPr>
        <w:ilvl w:val="8"/>
        <w:numId w:val="7"/>
      </w:numPr>
      <w:spacing w:before="240" w:after="60" w:line="300" w:lineRule="atLeast"/>
      <w:jc w:val="both"/>
      <w:outlineLvl w:val="8"/>
    </w:pPr>
    <w:rPr>
      <w:rFonts w:ascii="Arial" w:eastAsia="Times New Roman" w:hAnsi="Arial" w:cs="Arial"/>
      <w:lang w:eastAsia="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pstillingmedpind">
    <w:name w:val="opstilling med pind"/>
    <w:basedOn w:val="Normal"/>
    <w:uiPriority w:val="99"/>
    <w:rsid w:val="004E5C63"/>
    <w:pPr>
      <w:spacing w:after="0" w:line="360" w:lineRule="auto"/>
      <w:jc w:val="both"/>
    </w:pPr>
    <w:rPr>
      <w:rFonts w:ascii="Arial" w:eastAsia="Times New Roman" w:hAnsi="Arial" w:cs="Times New Roman"/>
      <w:sz w:val="18"/>
      <w:szCs w:val="20"/>
      <w:lang w:val="en-GB" w:eastAsia="da-DK"/>
    </w:rPr>
  </w:style>
  <w:style w:type="paragraph" w:styleId="ListParagraph">
    <w:name w:val="List Paragraph"/>
    <w:basedOn w:val="Normal"/>
    <w:uiPriority w:val="34"/>
    <w:qFormat/>
    <w:rsid w:val="004E5C63"/>
    <w:pPr>
      <w:spacing w:after="0" w:line="300" w:lineRule="atLeast"/>
      <w:ind w:left="720"/>
      <w:contextualSpacing/>
      <w:jc w:val="both"/>
    </w:pPr>
    <w:rPr>
      <w:rFonts w:ascii="Arial" w:eastAsia="Times New Roman" w:hAnsi="Arial" w:cs="Times New Roman"/>
      <w:sz w:val="18"/>
      <w:szCs w:val="24"/>
      <w:lang w:eastAsia="da-DK"/>
    </w:rPr>
  </w:style>
  <w:style w:type="paragraph" w:styleId="NormalWeb">
    <w:name w:val="Normal (Web)"/>
    <w:basedOn w:val="Normal"/>
    <w:uiPriority w:val="99"/>
    <w:unhideWhenUsed/>
    <w:rsid w:val="006E3C1B"/>
    <w:pPr>
      <w:spacing w:before="100" w:beforeAutospacing="1" w:after="100" w:afterAutospacing="1" w:line="240" w:lineRule="auto"/>
    </w:pPr>
    <w:rPr>
      <w:rFonts w:ascii="Times New Roman" w:eastAsia="Times New Roman" w:hAnsi="Times New Roman" w:cs="Times New Roman"/>
      <w:color w:val="000000"/>
      <w:sz w:val="24"/>
      <w:szCs w:val="24"/>
      <w:lang w:eastAsia="da-DK"/>
    </w:rPr>
  </w:style>
  <w:style w:type="character" w:customStyle="1" w:styleId="bodytextbold1">
    <w:name w:val="bodytextbold1"/>
    <w:basedOn w:val="DefaultParagraphFont"/>
    <w:rsid w:val="006E3C1B"/>
    <w:rPr>
      <w:rFonts w:ascii="Verdana" w:hAnsi="Verdana" w:hint="default"/>
      <w:b/>
      <w:bCs/>
      <w:sz w:val="14"/>
      <w:szCs w:val="14"/>
    </w:rPr>
  </w:style>
  <w:style w:type="character" w:customStyle="1" w:styleId="Heading1Char">
    <w:name w:val="Heading 1 Char"/>
    <w:basedOn w:val="DefaultParagraphFont"/>
    <w:link w:val="Heading1"/>
    <w:uiPriority w:val="99"/>
    <w:rsid w:val="00FD79FE"/>
    <w:rPr>
      <w:rFonts w:ascii="Arial" w:eastAsia="Times New Roman" w:hAnsi="Arial" w:cs="Arial"/>
      <w:b/>
      <w:bCs/>
      <w:sz w:val="18"/>
      <w:szCs w:val="32"/>
      <w:lang w:eastAsia="da-DK"/>
    </w:rPr>
  </w:style>
  <w:style w:type="character" w:customStyle="1" w:styleId="Heading2Char">
    <w:name w:val="Heading 2 Char"/>
    <w:basedOn w:val="DefaultParagraphFont"/>
    <w:link w:val="Heading2"/>
    <w:rsid w:val="00FD79FE"/>
    <w:rPr>
      <w:rFonts w:ascii="Arial" w:eastAsia="Times New Roman" w:hAnsi="Arial" w:cs="Arial"/>
      <w:bCs/>
      <w:iCs/>
      <w:sz w:val="18"/>
      <w:szCs w:val="28"/>
      <w:lang w:eastAsia="da-DK"/>
    </w:rPr>
  </w:style>
  <w:style w:type="character" w:customStyle="1" w:styleId="Heading3Char">
    <w:name w:val="Heading 3 Char"/>
    <w:basedOn w:val="DefaultParagraphFont"/>
    <w:link w:val="Heading3"/>
    <w:uiPriority w:val="99"/>
    <w:rsid w:val="00FD79FE"/>
    <w:rPr>
      <w:rFonts w:ascii="Arial" w:eastAsia="Times New Roman" w:hAnsi="Arial" w:cs="Arial"/>
      <w:bCs/>
      <w:sz w:val="18"/>
      <w:szCs w:val="26"/>
      <w:lang w:eastAsia="da-DK"/>
    </w:rPr>
  </w:style>
  <w:style w:type="character" w:customStyle="1" w:styleId="Heading4Char">
    <w:name w:val="Heading 4 Char"/>
    <w:basedOn w:val="DefaultParagraphFont"/>
    <w:link w:val="Heading4"/>
    <w:uiPriority w:val="99"/>
    <w:rsid w:val="00FD79FE"/>
    <w:rPr>
      <w:rFonts w:ascii="Times New Roman" w:eastAsia="Times New Roman" w:hAnsi="Times New Roman" w:cs="Times New Roman"/>
      <w:b/>
      <w:bCs/>
      <w:sz w:val="28"/>
      <w:szCs w:val="28"/>
      <w:lang w:eastAsia="da-DK"/>
    </w:rPr>
  </w:style>
  <w:style w:type="character" w:customStyle="1" w:styleId="Heading5Char">
    <w:name w:val="Heading 5 Char"/>
    <w:basedOn w:val="DefaultParagraphFont"/>
    <w:link w:val="Heading5"/>
    <w:uiPriority w:val="99"/>
    <w:rsid w:val="00FD79FE"/>
    <w:rPr>
      <w:rFonts w:ascii="Arial" w:eastAsia="Times New Roman" w:hAnsi="Arial" w:cs="Times New Roman"/>
      <w:b/>
      <w:bCs/>
      <w:i/>
      <w:iCs/>
      <w:sz w:val="26"/>
      <w:szCs w:val="26"/>
      <w:lang w:eastAsia="da-DK"/>
    </w:rPr>
  </w:style>
  <w:style w:type="character" w:customStyle="1" w:styleId="Heading6Char">
    <w:name w:val="Heading 6 Char"/>
    <w:basedOn w:val="DefaultParagraphFont"/>
    <w:link w:val="Heading6"/>
    <w:uiPriority w:val="99"/>
    <w:rsid w:val="00FD79FE"/>
    <w:rPr>
      <w:rFonts w:ascii="Times New Roman" w:eastAsia="Times New Roman" w:hAnsi="Times New Roman" w:cs="Times New Roman"/>
      <w:b/>
      <w:bCs/>
      <w:lang w:eastAsia="da-DK"/>
    </w:rPr>
  </w:style>
  <w:style w:type="character" w:customStyle="1" w:styleId="Heading7Char">
    <w:name w:val="Heading 7 Char"/>
    <w:basedOn w:val="DefaultParagraphFont"/>
    <w:link w:val="Heading7"/>
    <w:uiPriority w:val="99"/>
    <w:rsid w:val="00FD79FE"/>
    <w:rPr>
      <w:rFonts w:ascii="Times New Roman" w:eastAsia="Times New Roman" w:hAnsi="Times New Roman" w:cs="Times New Roman"/>
      <w:sz w:val="24"/>
      <w:szCs w:val="24"/>
      <w:lang w:eastAsia="da-DK"/>
    </w:rPr>
  </w:style>
  <w:style w:type="character" w:customStyle="1" w:styleId="Heading8Char">
    <w:name w:val="Heading 8 Char"/>
    <w:basedOn w:val="DefaultParagraphFont"/>
    <w:link w:val="Heading8"/>
    <w:uiPriority w:val="99"/>
    <w:rsid w:val="00FD79FE"/>
    <w:rPr>
      <w:rFonts w:ascii="Times New Roman" w:eastAsia="Times New Roman" w:hAnsi="Times New Roman" w:cs="Times New Roman"/>
      <w:i/>
      <w:iCs/>
      <w:sz w:val="24"/>
      <w:szCs w:val="24"/>
      <w:lang w:eastAsia="da-DK"/>
    </w:rPr>
  </w:style>
  <w:style w:type="character" w:customStyle="1" w:styleId="Heading9Char">
    <w:name w:val="Heading 9 Char"/>
    <w:basedOn w:val="DefaultParagraphFont"/>
    <w:link w:val="Heading9"/>
    <w:uiPriority w:val="99"/>
    <w:rsid w:val="00FD79FE"/>
    <w:rPr>
      <w:rFonts w:ascii="Arial" w:eastAsia="Times New Roman" w:hAnsi="Arial" w:cs="Arial"/>
      <w:lang w:eastAsia="da-DK"/>
    </w:rPr>
  </w:style>
  <w:style w:type="character" w:styleId="CommentReference">
    <w:name w:val="annotation reference"/>
    <w:basedOn w:val="DefaultParagraphFont"/>
    <w:uiPriority w:val="99"/>
    <w:semiHidden/>
    <w:unhideWhenUsed/>
    <w:rsid w:val="001E60D7"/>
    <w:rPr>
      <w:sz w:val="16"/>
      <w:szCs w:val="16"/>
    </w:rPr>
  </w:style>
  <w:style w:type="paragraph" w:styleId="CommentText">
    <w:name w:val="annotation text"/>
    <w:basedOn w:val="Normal"/>
    <w:link w:val="CommentTextChar"/>
    <w:uiPriority w:val="99"/>
    <w:semiHidden/>
    <w:unhideWhenUsed/>
    <w:rsid w:val="001E60D7"/>
    <w:pPr>
      <w:spacing w:line="240" w:lineRule="auto"/>
    </w:pPr>
    <w:rPr>
      <w:sz w:val="20"/>
      <w:szCs w:val="20"/>
    </w:rPr>
  </w:style>
  <w:style w:type="character" w:customStyle="1" w:styleId="CommentTextChar">
    <w:name w:val="Comment Text Char"/>
    <w:basedOn w:val="DefaultParagraphFont"/>
    <w:link w:val="CommentText"/>
    <w:uiPriority w:val="99"/>
    <w:semiHidden/>
    <w:rsid w:val="001E60D7"/>
    <w:rPr>
      <w:sz w:val="20"/>
      <w:szCs w:val="20"/>
    </w:rPr>
  </w:style>
  <w:style w:type="paragraph" w:styleId="CommentSubject">
    <w:name w:val="annotation subject"/>
    <w:basedOn w:val="CommentText"/>
    <w:next w:val="CommentText"/>
    <w:link w:val="CommentSubjectChar"/>
    <w:uiPriority w:val="99"/>
    <w:semiHidden/>
    <w:unhideWhenUsed/>
    <w:rsid w:val="001E60D7"/>
    <w:rPr>
      <w:b/>
      <w:bCs/>
    </w:rPr>
  </w:style>
  <w:style w:type="character" w:customStyle="1" w:styleId="CommentSubjectChar">
    <w:name w:val="Comment Subject Char"/>
    <w:basedOn w:val="CommentTextChar"/>
    <w:link w:val="CommentSubject"/>
    <w:uiPriority w:val="99"/>
    <w:semiHidden/>
    <w:rsid w:val="001E60D7"/>
    <w:rPr>
      <w:b/>
      <w:bCs/>
      <w:sz w:val="20"/>
      <w:szCs w:val="20"/>
    </w:rPr>
  </w:style>
  <w:style w:type="paragraph" w:styleId="BalloonText">
    <w:name w:val="Balloon Text"/>
    <w:basedOn w:val="Normal"/>
    <w:link w:val="BalloonTextChar"/>
    <w:uiPriority w:val="99"/>
    <w:semiHidden/>
    <w:unhideWhenUsed/>
    <w:rsid w:val="001E60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0D7"/>
    <w:rPr>
      <w:rFonts w:ascii="Tahoma" w:hAnsi="Tahoma" w:cs="Tahoma"/>
      <w:sz w:val="16"/>
      <w:szCs w:val="16"/>
    </w:rPr>
  </w:style>
  <w:style w:type="paragraph" w:styleId="Revision">
    <w:name w:val="Revision"/>
    <w:hidden/>
    <w:uiPriority w:val="99"/>
    <w:semiHidden/>
    <w:rsid w:val="00A73F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641224">
      <w:bodyDiv w:val="1"/>
      <w:marLeft w:val="0"/>
      <w:marRight w:val="0"/>
      <w:marTop w:val="0"/>
      <w:marBottom w:val="0"/>
      <w:divBdr>
        <w:top w:val="none" w:sz="0" w:space="0" w:color="auto"/>
        <w:left w:val="none" w:sz="0" w:space="0" w:color="auto"/>
        <w:bottom w:val="none" w:sz="0" w:space="0" w:color="auto"/>
        <w:right w:val="none" w:sz="0" w:space="0" w:color="auto"/>
      </w:divBdr>
    </w:div>
    <w:div w:id="575822423">
      <w:bodyDiv w:val="1"/>
      <w:marLeft w:val="0"/>
      <w:marRight w:val="0"/>
      <w:marTop w:val="0"/>
      <w:marBottom w:val="0"/>
      <w:divBdr>
        <w:top w:val="none" w:sz="0" w:space="0" w:color="auto"/>
        <w:left w:val="none" w:sz="0" w:space="0" w:color="auto"/>
        <w:bottom w:val="none" w:sz="0" w:space="0" w:color="auto"/>
        <w:right w:val="none" w:sz="0" w:space="0" w:color="auto"/>
      </w:divBdr>
    </w:div>
    <w:div w:id="1507480732">
      <w:bodyDiv w:val="1"/>
      <w:marLeft w:val="0"/>
      <w:marRight w:val="0"/>
      <w:marTop w:val="0"/>
      <w:marBottom w:val="0"/>
      <w:divBdr>
        <w:top w:val="none" w:sz="0" w:space="0" w:color="auto"/>
        <w:left w:val="none" w:sz="0" w:space="0" w:color="auto"/>
        <w:bottom w:val="none" w:sz="0" w:space="0" w:color="auto"/>
        <w:right w:val="none" w:sz="0" w:space="0" w:color="auto"/>
      </w:divBdr>
    </w:div>
    <w:div w:id="1721633974">
      <w:bodyDiv w:val="1"/>
      <w:marLeft w:val="0"/>
      <w:marRight w:val="0"/>
      <w:marTop w:val="0"/>
      <w:marBottom w:val="0"/>
      <w:divBdr>
        <w:top w:val="none" w:sz="0" w:space="0" w:color="auto"/>
        <w:left w:val="none" w:sz="0" w:space="0" w:color="auto"/>
        <w:bottom w:val="none" w:sz="0" w:space="0" w:color="auto"/>
        <w:right w:val="none" w:sz="0" w:space="0" w:color="auto"/>
      </w:divBdr>
    </w:div>
    <w:div w:id="208498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AA78-B4B5-4E80-A505-87A355806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797</Words>
  <Characters>4543</Characters>
  <Application>Microsoft Office Word</Application>
  <DocSecurity>4</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Risø DTU, National Laboratory for Sustainable Energy</Company>
  <LinksUpToDate>false</LinksUpToDate>
  <CharactersWithSpaces>5330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Lars Nielsen</dc:creator>
  <cp:lastModifiedBy>Rui Catarino</cp:lastModifiedBy>
  <cp:revision>2</cp:revision>
  <cp:lastPrinted>2017-09-06T11:59:00Z</cp:lastPrinted>
  <dcterms:created xsi:type="dcterms:W3CDTF">2017-09-07T17:17:00Z</dcterms:created>
  <dcterms:modified xsi:type="dcterms:W3CDTF">2017-09-07T17:17:00Z</dcterms:modified>
</cp:coreProperties>
</file>